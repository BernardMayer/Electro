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BDB" w:rsidRDefault="005C6BDB" w:rsidP="005C6BDB">
      <w:bookmarkStart w:id="0" w:name="_GoBack"/>
      <w:bookmarkEnd w:id="0"/>
    </w:p>
    <w:sdt>
      <w:sdtPr>
        <w:rPr>
          <w:rFonts w:asciiTheme="minorHAnsi" w:eastAsiaTheme="minorHAnsi" w:hAnsiTheme="minorHAnsi" w:cstheme="minorBidi"/>
          <w:b w:val="0"/>
          <w:bCs w:val="0"/>
          <w:color w:val="auto"/>
          <w:sz w:val="22"/>
          <w:szCs w:val="22"/>
          <w:lang w:eastAsia="en-US"/>
        </w:rPr>
        <w:id w:val="881529566"/>
        <w:docPartObj>
          <w:docPartGallery w:val="Table of Contents"/>
          <w:docPartUnique/>
        </w:docPartObj>
      </w:sdtPr>
      <w:sdtEndPr/>
      <w:sdtContent>
        <w:p w:rsidR="005C6BDB" w:rsidRDefault="005C6BDB" w:rsidP="005C6BDB">
          <w:pPr>
            <w:pStyle w:val="En-ttedetabledesmatires"/>
          </w:pPr>
          <w:r>
            <w:t>Contenu</w:t>
          </w:r>
        </w:p>
        <w:p w:rsidR="00350C5A" w:rsidRDefault="005C6BDB">
          <w:pPr>
            <w:pStyle w:val="TM1"/>
            <w:rPr>
              <w:rFonts w:eastAsiaTheme="minorEastAsia"/>
              <w:noProof/>
              <w:lang w:eastAsia="fr-FR"/>
            </w:rPr>
          </w:pPr>
          <w:r>
            <w:fldChar w:fldCharType="begin"/>
          </w:r>
          <w:r>
            <w:instrText xml:space="preserve"> TOC \o "1-3" \h \z \u </w:instrText>
          </w:r>
          <w:r>
            <w:fldChar w:fldCharType="separate"/>
          </w:r>
          <w:hyperlink w:anchor="_Toc473877260" w:history="1">
            <w:r w:rsidR="00350C5A" w:rsidRPr="00D178A1">
              <w:rPr>
                <w:rStyle w:val="Lienhypertexte"/>
                <w:noProof/>
              </w:rPr>
              <w:t>[ Arduino 301] Généralités sur la voie série</w:t>
            </w:r>
            <w:r w:rsidR="00350C5A">
              <w:rPr>
                <w:noProof/>
                <w:webHidden/>
              </w:rPr>
              <w:tab/>
            </w:r>
            <w:r w:rsidR="00350C5A">
              <w:rPr>
                <w:noProof/>
                <w:webHidden/>
              </w:rPr>
              <w:fldChar w:fldCharType="begin"/>
            </w:r>
            <w:r w:rsidR="00350C5A">
              <w:rPr>
                <w:noProof/>
                <w:webHidden/>
              </w:rPr>
              <w:instrText xml:space="preserve"> PAGEREF _Toc473877260 \h </w:instrText>
            </w:r>
            <w:r w:rsidR="00350C5A">
              <w:rPr>
                <w:noProof/>
                <w:webHidden/>
              </w:rPr>
            </w:r>
            <w:r w:rsidR="00350C5A">
              <w:rPr>
                <w:noProof/>
                <w:webHidden/>
              </w:rPr>
              <w:fldChar w:fldCharType="separate"/>
            </w:r>
            <w:r w:rsidR="00177AAD">
              <w:rPr>
                <w:noProof/>
                <w:webHidden/>
              </w:rPr>
              <w:t>4</w:t>
            </w:r>
            <w:r w:rsidR="00350C5A">
              <w:rPr>
                <w:noProof/>
                <w:webHidden/>
              </w:rPr>
              <w:fldChar w:fldCharType="end"/>
            </w:r>
          </w:hyperlink>
        </w:p>
        <w:p w:rsidR="00350C5A" w:rsidRDefault="00335053">
          <w:pPr>
            <w:pStyle w:val="TM2"/>
            <w:rPr>
              <w:rFonts w:eastAsiaTheme="minorEastAsia"/>
              <w:noProof/>
              <w:lang w:eastAsia="fr-FR"/>
            </w:rPr>
          </w:pPr>
          <w:hyperlink w:anchor="_Toc473877261" w:history="1">
            <w:r w:rsidR="00350C5A" w:rsidRPr="00D178A1">
              <w:rPr>
                <w:rStyle w:val="Lienhypertexte"/>
                <w:noProof/>
              </w:rPr>
              <w:t>Communiquer, pourquoi ?</w:t>
            </w:r>
            <w:r w:rsidR="00350C5A">
              <w:rPr>
                <w:noProof/>
                <w:webHidden/>
              </w:rPr>
              <w:tab/>
            </w:r>
            <w:r w:rsidR="00350C5A">
              <w:rPr>
                <w:noProof/>
                <w:webHidden/>
              </w:rPr>
              <w:fldChar w:fldCharType="begin"/>
            </w:r>
            <w:r w:rsidR="00350C5A">
              <w:rPr>
                <w:noProof/>
                <w:webHidden/>
              </w:rPr>
              <w:instrText xml:space="preserve"> PAGEREF _Toc473877261 \h </w:instrText>
            </w:r>
            <w:r w:rsidR="00350C5A">
              <w:rPr>
                <w:noProof/>
                <w:webHidden/>
              </w:rPr>
            </w:r>
            <w:r w:rsidR="00350C5A">
              <w:rPr>
                <w:noProof/>
                <w:webHidden/>
              </w:rPr>
              <w:fldChar w:fldCharType="separate"/>
            </w:r>
            <w:r w:rsidR="00177AAD">
              <w:rPr>
                <w:noProof/>
                <w:webHidden/>
              </w:rPr>
              <w:t>4</w:t>
            </w:r>
            <w:r w:rsidR="00350C5A">
              <w:rPr>
                <w:noProof/>
                <w:webHidden/>
              </w:rPr>
              <w:fldChar w:fldCharType="end"/>
            </w:r>
          </w:hyperlink>
        </w:p>
        <w:p w:rsidR="00350C5A" w:rsidRDefault="00335053">
          <w:pPr>
            <w:pStyle w:val="TM3"/>
            <w:rPr>
              <w:rFonts w:eastAsiaTheme="minorEastAsia"/>
              <w:noProof/>
              <w:lang w:eastAsia="fr-FR"/>
            </w:rPr>
          </w:pPr>
          <w:hyperlink w:anchor="_Toc473877262" w:history="1">
            <w:r w:rsidR="00350C5A" w:rsidRPr="00D178A1">
              <w:rPr>
                <w:rStyle w:val="Lienhypertexte"/>
                <w:noProof/>
              </w:rPr>
              <w:t>Transmettre des informations</w:t>
            </w:r>
            <w:r w:rsidR="00350C5A">
              <w:rPr>
                <w:noProof/>
                <w:webHidden/>
              </w:rPr>
              <w:tab/>
            </w:r>
            <w:r w:rsidR="00350C5A">
              <w:rPr>
                <w:noProof/>
                <w:webHidden/>
              </w:rPr>
              <w:fldChar w:fldCharType="begin"/>
            </w:r>
            <w:r w:rsidR="00350C5A">
              <w:rPr>
                <w:noProof/>
                <w:webHidden/>
              </w:rPr>
              <w:instrText xml:space="preserve"> PAGEREF _Toc473877262 \h </w:instrText>
            </w:r>
            <w:r w:rsidR="00350C5A">
              <w:rPr>
                <w:noProof/>
                <w:webHidden/>
              </w:rPr>
            </w:r>
            <w:r w:rsidR="00350C5A">
              <w:rPr>
                <w:noProof/>
                <w:webHidden/>
              </w:rPr>
              <w:fldChar w:fldCharType="separate"/>
            </w:r>
            <w:r w:rsidR="00177AAD">
              <w:rPr>
                <w:noProof/>
                <w:webHidden/>
              </w:rPr>
              <w:t>4</w:t>
            </w:r>
            <w:r w:rsidR="00350C5A">
              <w:rPr>
                <w:noProof/>
                <w:webHidden/>
              </w:rPr>
              <w:fldChar w:fldCharType="end"/>
            </w:r>
          </w:hyperlink>
        </w:p>
        <w:p w:rsidR="00350C5A" w:rsidRDefault="00335053">
          <w:pPr>
            <w:pStyle w:val="TM3"/>
            <w:rPr>
              <w:rFonts w:eastAsiaTheme="minorEastAsia"/>
              <w:noProof/>
              <w:lang w:eastAsia="fr-FR"/>
            </w:rPr>
          </w:pPr>
          <w:hyperlink w:anchor="_Toc473877263" w:history="1">
            <w:r w:rsidR="00350C5A" w:rsidRPr="00D178A1">
              <w:rPr>
                <w:rStyle w:val="Lienhypertexte"/>
                <w:noProof/>
              </w:rPr>
              <w:t>Le récepteur</w:t>
            </w:r>
            <w:r w:rsidR="00350C5A">
              <w:rPr>
                <w:noProof/>
                <w:webHidden/>
              </w:rPr>
              <w:tab/>
            </w:r>
            <w:r w:rsidR="00350C5A">
              <w:rPr>
                <w:noProof/>
                <w:webHidden/>
              </w:rPr>
              <w:fldChar w:fldCharType="begin"/>
            </w:r>
            <w:r w:rsidR="00350C5A">
              <w:rPr>
                <w:noProof/>
                <w:webHidden/>
              </w:rPr>
              <w:instrText xml:space="preserve"> PAGEREF _Toc473877263 \h </w:instrText>
            </w:r>
            <w:r w:rsidR="00350C5A">
              <w:rPr>
                <w:noProof/>
                <w:webHidden/>
              </w:rPr>
            </w:r>
            <w:r w:rsidR="00350C5A">
              <w:rPr>
                <w:noProof/>
                <w:webHidden/>
              </w:rPr>
              <w:fldChar w:fldCharType="separate"/>
            </w:r>
            <w:r w:rsidR="00177AAD">
              <w:rPr>
                <w:noProof/>
                <w:webHidden/>
              </w:rPr>
              <w:t>5</w:t>
            </w:r>
            <w:r w:rsidR="00350C5A">
              <w:rPr>
                <w:noProof/>
                <w:webHidden/>
              </w:rPr>
              <w:fldChar w:fldCharType="end"/>
            </w:r>
          </w:hyperlink>
        </w:p>
        <w:p w:rsidR="00350C5A" w:rsidRDefault="00335053">
          <w:pPr>
            <w:pStyle w:val="TM2"/>
            <w:rPr>
              <w:rFonts w:eastAsiaTheme="minorEastAsia"/>
              <w:noProof/>
              <w:lang w:eastAsia="fr-FR"/>
            </w:rPr>
          </w:pPr>
          <w:hyperlink w:anchor="_Toc473877264" w:history="1">
            <w:r w:rsidR="00350C5A" w:rsidRPr="00D178A1">
              <w:rPr>
                <w:rStyle w:val="Lienhypertexte"/>
                <w:noProof/>
              </w:rPr>
              <w:t>La norme RS232</w:t>
            </w:r>
            <w:r w:rsidR="00350C5A">
              <w:rPr>
                <w:noProof/>
                <w:webHidden/>
              </w:rPr>
              <w:tab/>
            </w:r>
            <w:r w:rsidR="00350C5A">
              <w:rPr>
                <w:noProof/>
                <w:webHidden/>
              </w:rPr>
              <w:fldChar w:fldCharType="begin"/>
            </w:r>
            <w:r w:rsidR="00350C5A">
              <w:rPr>
                <w:noProof/>
                <w:webHidden/>
              </w:rPr>
              <w:instrText xml:space="preserve"> PAGEREF _Toc473877264 \h </w:instrText>
            </w:r>
            <w:r w:rsidR="00350C5A">
              <w:rPr>
                <w:noProof/>
                <w:webHidden/>
              </w:rPr>
            </w:r>
            <w:r w:rsidR="00350C5A">
              <w:rPr>
                <w:noProof/>
                <w:webHidden/>
              </w:rPr>
              <w:fldChar w:fldCharType="separate"/>
            </w:r>
            <w:r w:rsidR="00177AAD">
              <w:rPr>
                <w:noProof/>
                <w:webHidden/>
              </w:rPr>
              <w:t>6</w:t>
            </w:r>
            <w:r w:rsidR="00350C5A">
              <w:rPr>
                <w:noProof/>
                <w:webHidden/>
              </w:rPr>
              <w:fldChar w:fldCharType="end"/>
            </w:r>
          </w:hyperlink>
        </w:p>
        <w:p w:rsidR="00350C5A" w:rsidRDefault="00335053">
          <w:pPr>
            <w:pStyle w:val="TM3"/>
            <w:rPr>
              <w:rFonts w:eastAsiaTheme="minorEastAsia"/>
              <w:noProof/>
              <w:lang w:eastAsia="fr-FR"/>
            </w:rPr>
          </w:pPr>
          <w:hyperlink w:anchor="_Toc473877265" w:history="1">
            <w:r w:rsidR="00350C5A" w:rsidRPr="00D178A1">
              <w:rPr>
                <w:rStyle w:val="Lienhypertexte"/>
                <w:noProof/>
              </w:rPr>
              <w:t>La mécanique</w:t>
            </w:r>
            <w:r w:rsidR="00350C5A">
              <w:rPr>
                <w:noProof/>
                <w:webHidden/>
              </w:rPr>
              <w:tab/>
            </w:r>
            <w:r w:rsidR="00350C5A">
              <w:rPr>
                <w:noProof/>
                <w:webHidden/>
              </w:rPr>
              <w:fldChar w:fldCharType="begin"/>
            </w:r>
            <w:r w:rsidR="00350C5A">
              <w:rPr>
                <w:noProof/>
                <w:webHidden/>
              </w:rPr>
              <w:instrText xml:space="preserve"> PAGEREF _Toc473877265 \h </w:instrText>
            </w:r>
            <w:r w:rsidR="00350C5A">
              <w:rPr>
                <w:noProof/>
                <w:webHidden/>
              </w:rPr>
            </w:r>
            <w:r w:rsidR="00350C5A">
              <w:rPr>
                <w:noProof/>
                <w:webHidden/>
              </w:rPr>
              <w:fldChar w:fldCharType="separate"/>
            </w:r>
            <w:r w:rsidR="00177AAD">
              <w:rPr>
                <w:noProof/>
                <w:webHidden/>
              </w:rPr>
              <w:t>6</w:t>
            </w:r>
            <w:r w:rsidR="00350C5A">
              <w:rPr>
                <w:noProof/>
                <w:webHidden/>
              </w:rPr>
              <w:fldChar w:fldCharType="end"/>
            </w:r>
          </w:hyperlink>
        </w:p>
        <w:p w:rsidR="00350C5A" w:rsidRDefault="00335053">
          <w:pPr>
            <w:pStyle w:val="TM3"/>
            <w:rPr>
              <w:rFonts w:eastAsiaTheme="minorEastAsia"/>
              <w:noProof/>
              <w:lang w:eastAsia="fr-FR"/>
            </w:rPr>
          </w:pPr>
          <w:hyperlink w:anchor="_Toc473877266" w:history="1">
            <w:r w:rsidR="00350C5A" w:rsidRPr="00D178A1">
              <w:rPr>
                <w:rStyle w:val="Lienhypertexte"/>
                <w:noProof/>
              </w:rPr>
              <w:t>Le signal électrique et le protocole</w:t>
            </w:r>
            <w:r w:rsidR="00350C5A">
              <w:rPr>
                <w:noProof/>
                <w:webHidden/>
              </w:rPr>
              <w:tab/>
            </w:r>
            <w:r w:rsidR="00350C5A">
              <w:rPr>
                <w:noProof/>
                <w:webHidden/>
              </w:rPr>
              <w:fldChar w:fldCharType="begin"/>
            </w:r>
            <w:r w:rsidR="00350C5A">
              <w:rPr>
                <w:noProof/>
                <w:webHidden/>
              </w:rPr>
              <w:instrText xml:space="preserve"> PAGEREF _Toc473877266 \h </w:instrText>
            </w:r>
            <w:r w:rsidR="00350C5A">
              <w:rPr>
                <w:noProof/>
                <w:webHidden/>
              </w:rPr>
            </w:r>
            <w:r w:rsidR="00350C5A">
              <w:rPr>
                <w:noProof/>
                <w:webHidden/>
              </w:rPr>
              <w:fldChar w:fldCharType="separate"/>
            </w:r>
            <w:r w:rsidR="00177AAD">
              <w:rPr>
                <w:noProof/>
                <w:webHidden/>
              </w:rPr>
              <w:t>7</w:t>
            </w:r>
            <w:r w:rsidR="00350C5A">
              <w:rPr>
                <w:noProof/>
                <w:webHidden/>
              </w:rPr>
              <w:fldChar w:fldCharType="end"/>
            </w:r>
          </w:hyperlink>
        </w:p>
        <w:p w:rsidR="00350C5A" w:rsidRDefault="00335053">
          <w:pPr>
            <w:pStyle w:val="TM2"/>
            <w:rPr>
              <w:rFonts w:eastAsiaTheme="minorEastAsia"/>
              <w:noProof/>
              <w:lang w:eastAsia="fr-FR"/>
            </w:rPr>
          </w:pPr>
          <w:hyperlink w:anchor="_Toc473877267" w:history="1">
            <w:r w:rsidR="00350C5A" w:rsidRPr="00D178A1">
              <w:rPr>
                <w:rStyle w:val="Lienhypertexte"/>
                <w:noProof/>
              </w:rPr>
              <w:t>Connexion série entre Arduino et …</w:t>
            </w:r>
            <w:r w:rsidR="00350C5A">
              <w:rPr>
                <w:noProof/>
                <w:webHidden/>
              </w:rPr>
              <w:tab/>
            </w:r>
            <w:r w:rsidR="00350C5A">
              <w:rPr>
                <w:noProof/>
                <w:webHidden/>
              </w:rPr>
              <w:fldChar w:fldCharType="begin"/>
            </w:r>
            <w:r w:rsidR="00350C5A">
              <w:rPr>
                <w:noProof/>
                <w:webHidden/>
              </w:rPr>
              <w:instrText xml:space="preserve"> PAGEREF _Toc473877267 \h </w:instrText>
            </w:r>
            <w:r w:rsidR="00350C5A">
              <w:rPr>
                <w:noProof/>
                <w:webHidden/>
              </w:rPr>
            </w:r>
            <w:r w:rsidR="00350C5A">
              <w:rPr>
                <w:noProof/>
                <w:webHidden/>
              </w:rPr>
              <w:fldChar w:fldCharType="separate"/>
            </w:r>
            <w:r w:rsidR="00177AAD">
              <w:rPr>
                <w:noProof/>
                <w:webHidden/>
              </w:rPr>
              <w:t>11</w:t>
            </w:r>
            <w:r w:rsidR="00350C5A">
              <w:rPr>
                <w:noProof/>
                <w:webHidden/>
              </w:rPr>
              <w:fldChar w:fldCharType="end"/>
            </w:r>
          </w:hyperlink>
        </w:p>
        <w:p w:rsidR="00350C5A" w:rsidRDefault="00335053">
          <w:pPr>
            <w:pStyle w:val="TM3"/>
            <w:rPr>
              <w:rFonts w:eastAsiaTheme="minorEastAsia"/>
              <w:noProof/>
              <w:lang w:eastAsia="fr-FR"/>
            </w:rPr>
          </w:pPr>
          <w:hyperlink w:anchor="_Toc473877268" w:history="1">
            <w:r w:rsidR="00350C5A" w:rsidRPr="00D178A1">
              <w:rPr>
                <w:rStyle w:val="Lienhypertexte"/>
                <w:noProof/>
              </w:rPr>
              <w:t>Émulation du port série</w:t>
            </w:r>
            <w:r w:rsidR="00350C5A">
              <w:rPr>
                <w:noProof/>
                <w:webHidden/>
              </w:rPr>
              <w:tab/>
            </w:r>
            <w:r w:rsidR="00350C5A">
              <w:rPr>
                <w:noProof/>
                <w:webHidden/>
              </w:rPr>
              <w:fldChar w:fldCharType="begin"/>
            </w:r>
            <w:r w:rsidR="00350C5A">
              <w:rPr>
                <w:noProof/>
                <w:webHidden/>
              </w:rPr>
              <w:instrText xml:space="preserve"> PAGEREF _Toc473877268 \h </w:instrText>
            </w:r>
            <w:r w:rsidR="00350C5A">
              <w:rPr>
                <w:noProof/>
                <w:webHidden/>
              </w:rPr>
            </w:r>
            <w:r w:rsidR="00350C5A">
              <w:rPr>
                <w:noProof/>
                <w:webHidden/>
              </w:rPr>
              <w:fldChar w:fldCharType="separate"/>
            </w:r>
            <w:r w:rsidR="00177AAD">
              <w:rPr>
                <w:noProof/>
                <w:webHidden/>
              </w:rPr>
              <w:t>12</w:t>
            </w:r>
            <w:r w:rsidR="00350C5A">
              <w:rPr>
                <w:noProof/>
                <w:webHidden/>
              </w:rPr>
              <w:fldChar w:fldCharType="end"/>
            </w:r>
          </w:hyperlink>
        </w:p>
        <w:p w:rsidR="00350C5A" w:rsidRDefault="00335053">
          <w:pPr>
            <w:pStyle w:val="TM3"/>
            <w:rPr>
              <w:rFonts w:eastAsiaTheme="minorEastAsia"/>
              <w:noProof/>
              <w:lang w:eastAsia="fr-FR"/>
            </w:rPr>
          </w:pPr>
          <w:hyperlink w:anchor="_Toc473877269" w:history="1">
            <w:r w:rsidR="00350C5A" w:rsidRPr="00D178A1">
              <w:rPr>
                <w:rStyle w:val="Lienhypertexte"/>
                <w:noProof/>
              </w:rPr>
              <w:t>Arduino et un autre microcontrôleur</w:t>
            </w:r>
            <w:r w:rsidR="00350C5A">
              <w:rPr>
                <w:noProof/>
                <w:webHidden/>
              </w:rPr>
              <w:tab/>
            </w:r>
            <w:r w:rsidR="00350C5A">
              <w:rPr>
                <w:noProof/>
                <w:webHidden/>
              </w:rPr>
              <w:fldChar w:fldCharType="begin"/>
            </w:r>
            <w:r w:rsidR="00350C5A">
              <w:rPr>
                <w:noProof/>
                <w:webHidden/>
              </w:rPr>
              <w:instrText xml:space="preserve"> PAGEREF _Toc473877269 \h </w:instrText>
            </w:r>
            <w:r w:rsidR="00350C5A">
              <w:rPr>
                <w:noProof/>
                <w:webHidden/>
              </w:rPr>
            </w:r>
            <w:r w:rsidR="00350C5A">
              <w:rPr>
                <w:noProof/>
                <w:webHidden/>
              </w:rPr>
              <w:fldChar w:fldCharType="separate"/>
            </w:r>
            <w:r w:rsidR="00177AAD">
              <w:rPr>
                <w:noProof/>
                <w:webHidden/>
              </w:rPr>
              <w:t>12</w:t>
            </w:r>
            <w:r w:rsidR="00350C5A">
              <w:rPr>
                <w:noProof/>
                <w:webHidden/>
              </w:rPr>
              <w:fldChar w:fldCharType="end"/>
            </w:r>
          </w:hyperlink>
        </w:p>
        <w:p w:rsidR="00350C5A" w:rsidRDefault="00335053">
          <w:pPr>
            <w:pStyle w:val="TM3"/>
            <w:rPr>
              <w:rFonts w:eastAsiaTheme="minorEastAsia"/>
              <w:noProof/>
              <w:lang w:eastAsia="fr-FR"/>
            </w:rPr>
          </w:pPr>
          <w:hyperlink w:anchor="_Toc473877270" w:history="1">
            <w:r w:rsidR="00350C5A" w:rsidRPr="00D178A1">
              <w:rPr>
                <w:rStyle w:val="Lienhypertexte"/>
                <w:noProof/>
              </w:rPr>
              <w:t>Arduino au PC</w:t>
            </w:r>
            <w:r w:rsidR="00350C5A">
              <w:rPr>
                <w:noProof/>
                <w:webHidden/>
              </w:rPr>
              <w:tab/>
            </w:r>
            <w:r w:rsidR="00350C5A">
              <w:rPr>
                <w:noProof/>
                <w:webHidden/>
              </w:rPr>
              <w:fldChar w:fldCharType="begin"/>
            </w:r>
            <w:r w:rsidR="00350C5A">
              <w:rPr>
                <w:noProof/>
                <w:webHidden/>
              </w:rPr>
              <w:instrText xml:space="preserve"> PAGEREF _Toc473877270 \h </w:instrText>
            </w:r>
            <w:r w:rsidR="00350C5A">
              <w:rPr>
                <w:noProof/>
                <w:webHidden/>
              </w:rPr>
            </w:r>
            <w:r w:rsidR="00350C5A">
              <w:rPr>
                <w:noProof/>
                <w:webHidden/>
              </w:rPr>
              <w:fldChar w:fldCharType="separate"/>
            </w:r>
            <w:r w:rsidR="00177AAD">
              <w:rPr>
                <w:noProof/>
                <w:webHidden/>
              </w:rPr>
              <w:t>13</w:t>
            </w:r>
            <w:r w:rsidR="00350C5A">
              <w:rPr>
                <w:noProof/>
                <w:webHidden/>
              </w:rPr>
              <w:fldChar w:fldCharType="end"/>
            </w:r>
          </w:hyperlink>
        </w:p>
        <w:p w:rsidR="00350C5A" w:rsidRDefault="00335053">
          <w:pPr>
            <w:pStyle w:val="TM2"/>
            <w:rPr>
              <w:rFonts w:eastAsiaTheme="minorEastAsia"/>
              <w:noProof/>
              <w:lang w:eastAsia="fr-FR"/>
            </w:rPr>
          </w:pPr>
          <w:hyperlink w:anchor="_Toc473877271" w:history="1">
            <w:r w:rsidR="00350C5A" w:rsidRPr="00D178A1">
              <w:rPr>
                <w:rStyle w:val="Lienhypertexte"/>
                <w:noProof/>
              </w:rPr>
              <w:t>Au delà d’Arduino avec la connexion série</w:t>
            </w:r>
            <w:r w:rsidR="00350C5A">
              <w:rPr>
                <w:noProof/>
                <w:webHidden/>
              </w:rPr>
              <w:tab/>
            </w:r>
            <w:r w:rsidR="00350C5A">
              <w:rPr>
                <w:noProof/>
                <w:webHidden/>
              </w:rPr>
              <w:fldChar w:fldCharType="begin"/>
            </w:r>
            <w:r w:rsidR="00350C5A">
              <w:rPr>
                <w:noProof/>
                <w:webHidden/>
              </w:rPr>
              <w:instrText xml:space="preserve"> PAGEREF _Toc473877271 \h </w:instrText>
            </w:r>
            <w:r w:rsidR="00350C5A">
              <w:rPr>
                <w:noProof/>
                <w:webHidden/>
              </w:rPr>
            </w:r>
            <w:r w:rsidR="00350C5A">
              <w:rPr>
                <w:noProof/>
                <w:webHidden/>
              </w:rPr>
              <w:fldChar w:fldCharType="separate"/>
            </w:r>
            <w:r w:rsidR="00177AAD">
              <w:rPr>
                <w:noProof/>
                <w:webHidden/>
              </w:rPr>
              <w:t>15</w:t>
            </w:r>
            <w:r w:rsidR="00350C5A">
              <w:rPr>
                <w:noProof/>
                <w:webHidden/>
              </w:rPr>
              <w:fldChar w:fldCharType="end"/>
            </w:r>
          </w:hyperlink>
        </w:p>
        <w:p w:rsidR="00350C5A" w:rsidRDefault="00335053">
          <w:pPr>
            <w:pStyle w:val="TM3"/>
            <w:rPr>
              <w:rFonts w:eastAsiaTheme="minorEastAsia"/>
              <w:noProof/>
              <w:lang w:eastAsia="fr-FR"/>
            </w:rPr>
          </w:pPr>
          <w:hyperlink w:anchor="_Toc473877272" w:history="1">
            <w:r w:rsidR="00350C5A" w:rsidRPr="00D178A1">
              <w:rPr>
                <w:rStyle w:val="Lienhypertexte"/>
                <w:noProof/>
              </w:rPr>
              <w:t>Le connecteur série (ou sortie DB9)</w:t>
            </w:r>
            <w:r w:rsidR="00350C5A">
              <w:rPr>
                <w:noProof/>
                <w:webHidden/>
              </w:rPr>
              <w:tab/>
            </w:r>
            <w:r w:rsidR="00350C5A">
              <w:rPr>
                <w:noProof/>
                <w:webHidden/>
              </w:rPr>
              <w:fldChar w:fldCharType="begin"/>
            </w:r>
            <w:r w:rsidR="00350C5A">
              <w:rPr>
                <w:noProof/>
                <w:webHidden/>
              </w:rPr>
              <w:instrText xml:space="preserve"> PAGEREF _Toc473877272 \h </w:instrText>
            </w:r>
            <w:r w:rsidR="00350C5A">
              <w:rPr>
                <w:noProof/>
                <w:webHidden/>
              </w:rPr>
            </w:r>
            <w:r w:rsidR="00350C5A">
              <w:rPr>
                <w:noProof/>
                <w:webHidden/>
              </w:rPr>
              <w:fldChar w:fldCharType="separate"/>
            </w:r>
            <w:r w:rsidR="00177AAD">
              <w:rPr>
                <w:noProof/>
                <w:webHidden/>
              </w:rPr>
              <w:t>15</w:t>
            </w:r>
            <w:r w:rsidR="00350C5A">
              <w:rPr>
                <w:noProof/>
                <w:webHidden/>
              </w:rPr>
              <w:fldChar w:fldCharType="end"/>
            </w:r>
          </w:hyperlink>
        </w:p>
        <w:p w:rsidR="00350C5A" w:rsidRDefault="00335053">
          <w:pPr>
            <w:pStyle w:val="TM3"/>
            <w:rPr>
              <w:rFonts w:eastAsiaTheme="minorEastAsia"/>
              <w:noProof/>
              <w:lang w:eastAsia="fr-FR"/>
            </w:rPr>
          </w:pPr>
          <w:hyperlink w:anchor="_Toc473877273" w:history="1">
            <w:r w:rsidR="00350C5A" w:rsidRPr="00D178A1">
              <w:rPr>
                <w:rStyle w:val="Lienhypertexte"/>
                <w:noProof/>
              </w:rPr>
              <w:t>Désolé, je suis occupé…</w:t>
            </w:r>
            <w:r w:rsidR="00350C5A">
              <w:rPr>
                <w:noProof/>
                <w:webHidden/>
              </w:rPr>
              <w:tab/>
            </w:r>
            <w:r w:rsidR="00350C5A">
              <w:rPr>
                <w:noProof/>
                <w:webHidden/>
              </w:rPr>
              <w:fldChar w:fldCharType="begin"/>
            </w:r>
            <w:r w:rsidR="00350C5A">
              <w:rPr>
                <w:noProof/>
                <w:webHidden/>
              </w:rPr>
              <w:instrText xml:space="preserve"> PAGEREF _Toc473877273 \h </w:instrText>
            </w:r>
            <w:r w:rsidR="00350C5A">
              <w:rPr>
                <w:noProof/>
                <w:webHidden/>
              </w:rPr>
            </w:r>
            <w:r w:rsidR="00350C5A">
              <w:rPr>
                <w:noProof/>
                <w:webHidden/>
              </w:rPr>
              <w:fldChar w:fldCharType="separate"/>
            </w:r>
            <w:r w:rsidR="00177AAD">
              <w:rPr>
                <w:noProof/>
                <w:webHidden/>
              </w:rPr>
              <w:t>16</w:t>
            </w:r>
            <w:r w:rsidR="00350C5A">
              <w:rPr>
                <w:noProof/>
                <w:webHidden/>
              </w:rPr>
              <w:fldChar w:fldCharType="end"/>
            </w:r>
          </w:hyperlink>
        </w:p>
        <w:p w:rsidR="00350C5A" w:rsidRDefault="00335053">
          <w:pPr>
            <w:pStyle w:val="TM3"/>
            <w:rPr>
              <w:rFonts w:eastAsiaTheme="minorEastAsia"/>
              <w:noProof/>
              <w:lang w:eastAsia="fr-FR"/>
            </w:rPr>
          </w:pPr>
          <w:hyperlink w:anchor="_Toc473877274" w:history="1">
            <w:r w:rsidR="00350C5A" w:rsidRPr="00D178A1">
              <w:rPr>
                <w:rStyle w:val="Lienhypertexte"/>
                <w:noProof/>
              </w:rPr>
              <w:t>Avec ou sans horloge ?</w:t>
            </w:r>
            <w:r w:rsidR="00350C5A">
              <w:rPr>
                <w:noProof/>
                <w:webHidden/>
              </w:rPr>
              <w:tab/>
            </w:r>
            <w:r w:rsidR="00350C5A">
              <w:rPr>
                <w:noProof/>
                <w:webHidden/>
              </w:rPr>
              <w:fldChar w:fldCharType="begin"/>
            </w:r>
            <w:r w:rsidR="00350C5A">
              <w:rPr>
                <w:noProof/>
                <w:webHidden/>
              </w:rPr>
              <w:instrText xml:space="preserve"> PAGEREF _Toc473877274 \h </w:instrText>
            </w:r>
            <w:r w:rsidR="00350C5A">
              <w:rPr>
                <w:noProof/>
                <w:webHidden/>
              </w:rPr>
            </w:r>
            <w:r w:rsidR="00350C5A">
              <w:rPr>
                <w:noProof/>
                <w:webHidden/>
              </w:rPr>
              <w:fldChar w:fldCharType="separate"/>
            </w:r>
            <w:r w:rsidR="00177AAD">
              <w:rPr>
                <w:noProof/>
                <w:webHidden/>
              </w:rPr>
              <w:t>17</w:t>
            </w:r>
            <w:r w:rsidR="00350C5A">
              <w:rPr>
                <w:noProof/>
                <w:webHidden/>
              </w:rPr>
              <w:fldChar w:fldCharType="end"/>
            </w:r>
          </w:hyperlink>
        </w:p>
        <w:p w:rsidR="00350C5A" w:rsidRDefault="00335053">
          <w:pPr>
            <w:pStyle w:val="TM1"/>
            <w:rPr>
              <w:rFonts w:eastAsiaTheme="minorEastAsia"/>
              <w:noProof/>
              <w:lang w:eastAsia="fr-FR"/>
            </w:rPr>
          </w:pPr>
          <w:hyperlink w:anchor="_Toc473877275" w:history="1">
            <w:r w:rsidR="00350C5A" w:rsidRPr="00D178A1">
              <w:rPr>
                <w:rStyle w:val="Lienhypertexte"/>
                <w:noProof/>
              </w:rPr>
              <w:t>RS-232</w:t>
            </w:r>
            <w:r w:rsidR="00350C5A">
              <w:rPr>
                <w:noProof/>
                <w:webHidden/>
              </w:rPr>
              <w:tab/>
            </w:r>
            <w:r w:rsidR="00350C5A">
              <w:rPr>
                <w:noProof/>
                <w:webHidden/>
              </w:rPr>
              <w:fldChar w:fldCharType="begin"/>
            </w:r>
            <w:r w:rsidR="00350C5A">
              <w:rPr>
                <w:noProof/>
                <w:webHidden/>
              </w:rPr>
              <w:instrText xml:space="preserve"> PAGEREF _Toc473877275 \h </w:instrText>
            </w:r>
            <w:r w:rsidR="00350C5A">
              <w:rPr>
                <w:noProof/>
                <w:webHidden/>
              </w:rPr>
            </w:r>
            <w:r w:rsidR="00350C5A">
              <w:rPr>
                <w:noProof/>
                <w:webHidden/>
              </w:rPr>
              <w:fldChar w:fldCharType="separate"/>
            </w:r>
            <w:r w:rsidR="00177AAD">
              <w:rPr>
                <w:noProof/>
                <w:webHidden/>
              </w:rPr>
              <w:t>18</w:t>
            </w:r>
            <w:r w:rsidR="00350C5A">
              <w:rPr>
                <w:noProof/>
                <w:webHidden/>
              </w:rPr>
              <w:fldChar w:fldCharType="end"/>
            </w:r>
          </w:hyperlink>
        </w:p>
        <w:p w:rsidR="00350C5A" w:rsidRDefault="00335053">
          <w:pPr>
            <w:pStyle w:val="TM2"/>
            <w:rPr>
              <w:rFonts w:eastAsiaTheme="minorEastAsia"/>
              <w:noProof/>
              <w:lang w:eastAsia="fr-FR"/>
            </w:rPr>
          </w:pPr>
          <w:hyperlink w:anchor="_Toc473877276" w:history="1">
            <w:r w:rsidR="00350C5A" w:rsidRPr="00D178A1">
              <w:rPr>
                <w:rStyle w:val="Lienhypertexte"/>
                <w:noProof/>
              </w:rPr>
              <w:t>Prepare the breadboard</w:t>
            </w:r>
            <w:r w:rsidR="00350C5A">
              <w:rPr>
                <w:noProof/>
                <w:webHidden/>
              </w:rPr>
              <w:tab/>
            </w:r>
            <w:r w:rsidR="00350C5A">
              <w:rPr>
                <w:noProof/>
                <w:webHidden/>
              </w:rPr>
              <w:fldChar w:fldCharType="begin"/>
            </w:r>
            <w:r w:rsidR="00350C5A">
              <w:rPr>
                <w:noProof/>
                <w:webHidden/>
              </w:rPr>
              <w:instrText xml:space="preserve"> PAGEREF _Toc473877276 \h </w:instrText>
            </w:r>
            <w:r w:rsidR="00350C5A">
              <w:rPr>
                <w:noProof/>
                <w:webHidden/>
              </w:rPr>
            </w:r>
            <w:r w:rsidR="00350C5A">
              <w:rPr>
                <w:noProof/>
                <w:webHidden/>
              </w:rPr>
              <w:fldChar w:fldCharType="separate"/>
            </w:r>
            <w:r w:rsidR="00177AAD">
              <w:rPr>
                <w:noProof/>
                <w:webHidden/>
              </w:rPr>
              <w:t>18</w:t>
            </w:r>
            <w:r w:rsidR="00350C5A">
              <w:rPr>
                <w:noProof/>
                <w:webHidden/>
              </w:rPr>
              <w:fldChar w:fldCharType="end"/>
            </w:r>
          </w:hyperlink>
        </w:p>
        <w:p w:rsidR="00350C5A" w:rsidRDefault="00335053">
          <w:pPr>
            <w:pStyle w:val="TM2"/>
            <w:rPr>
              <w:rFonts w:eastAsiaTheme="minorEastAsia"/>
              <w:noProof/>
              <w:lang w:eastAsia="fr-FR"/>
            </w:rPr>
          </w:pPr>
          <w:hyperlink w:anchor="_Toc473877277" w:history="1">
            <w:r w:rsidR="00350C5A" w:rsidRPr="00D178A1">
              <w:rPr>
                <w:rStyle w:val="Lienhypertexte"/>
                <w:noProof/>
              </w:rPr>
              <w:t>Cables</w:t>
            </w:r>
            <w:r w:rsidR="00350C5A">
              <w:rPr>
                <w:noProof/>
                <w:webHidden/>
              </w:rPr>
              <w:tab/>
            </w:r>
            <w:r w:rsidR="00350C5A">
              <w:rPr>
                <w:noProof/>
                <w:webHidden/>
              </w:rPr>
              <w:fldChar w:fldCharType="begin"/>
            </w:r>
            <w:r w:rsidR="00350C5A">
              <w:rPr>
                <w:noProof/>
                <w:webHidden/>
              </w:rPr>
              <w:instrText xml:space="preserve"> PAGEREF _Toc473877277 \h </w:instrText>
            </w:r>
            <w:r w:rsidR="00350C5A">
              <w:rPr>
                <w:noProof/>
                <w:webHidden/>
              </w:rPr>
            </w:r>
            <w:r w:rsidR="00350C5A">
              <w:rPr>
                <w:noProof/>
                <w:webHidden/>
              </w:rPr>
              <w:fldChar w:fldCharType="separate"/>
            </w:r>
            <w:r w:rsidR="00177AAD">
              <w:rPr>
                <w:noProof/>
                <w:webHidden/>
              </w:rPr>
              <w:t>20</w:t>
            </w:r>
            <w:r w:rsidR="00350C5A">
              <w:rPr>
                <w:noProof/>
                <w:webHidden/>
              </w:rPr>
              <w:fldChar w:fldCharType="end"/>
            </w:r>
          </w:hyperlink>
        </w:p>
        <w:p w:rsidR="00350C5A" w:rsidRDefault="00335053">
          <w:pPr>
            <w:pStyle w:val="TM2"/>
            <w:rPr>
              <w:rFonts w:eastAsiaTheme="minorEastAsia"/>
              <w:noProof/>
              <w:lang w:eastAsia="fr-FR"/>
            </w:rPr>
          </w:pPr>
          <w:hyperlink w:anchor="_Toc473877278" w:history="1">
            <w:r w:rsidR="00350C5A" w:rsidRPr="00D178A1">
              <w:rPr>
                <w:rStyle w:val="Lienhypertexte"/>
                <w:noProof/>
              </w:rPr>
              <w:t>Program the Arduino</w:t>
            </w:r>
            <w:r w:rsidR="00350C5A">
              <w:rPr>
                <w:noProof/>
                <w:webHidden/>
              </w:rPr>
              <w:tab/>
            </w:r>
            <w:r w:rsidR="00350C5A">
              <w:rPr>
                <w:noProof/>
                <w:webHidden/>
              </w:rPr>
              <w:fldChar w:fldCharType="begin"/>
            </w:r>
            <w:r w:rsidR="00350C5A">
              <w:rPr>
                <w:noProof/>
                <w:webHidden/>
              </w:rPr>
              <w:instrText xml:space="preserve"> PAGEREF _Toc473877278 \h </w:instrText>
            </w:r>
            <w:r w:rsidR="00350C5A">
              <w:rPr>
                <w:noProof/>
                <w:webHidden/>
              </w:rPr>
            </w:r>
            <w:r w:rsidR="00350C5A">
              <w:rPr>
                <w:noProof/>
                <w:webHidden/>
              </w:rPr>
              <w:fldChar w:fldCharType="separate"/>
            </w:r>
            <w:r w:rsidR="00177AAD">
              <w:rPr>
                <w:noProof/>
                <w:webHidden/>
              </w:rPr>
              <w:t>22</w:t>
            </w:r>
            <w:r w:rsidR="00350C5A">
              <w:rPr>
                <w:noProof/>
                <w:webHidden/>
              </w:rPr>
              <w:fldChar w:fldCharType="end"/>
            </w:r>
          </w:hyperlink>
        </w:p>
        <w:p w:rsidR="00350C5A" w:rsidRDefault="00335053">
          <w:pPr>
            <w:pStyle w:val="TM1"/>
            <w:rPr>
              <w:rFonts w:eastAsiaTheme="minorEastAsia"/>
              <w:noProof/>
              <w:lang w:eastAsia="fr-FR"/>
            </w:rPr>
          </w:pPr>
          <w:hyperlink w:anchor="_Toc473877279" w:history="1">
            <w:r w:rsidR="00350C5A" w:rsidRPr="00D178A1">
              <w:rPr>
                <w:rStyle w:val="Lienhypertexte"/>
                <w:noProof/>
              </w:rPr>
              <w:t>La communication série avec arduino</w:t>
            </w:r>
            <w:r w:rsidR="00350C5A">
              <w:rPr>
                <w:noProof/>
                <w:webHidden/>
              </w:rPr>
              <w:tab/>
            </w:r>
            <w:r w:rsidR="00350C5A">
              <w:rPr>
                <w:noProof/>
                <w:webHidden/>
              </w:rPr>
              <w:fldChar w:fldCharType="begin"/>
            </w:r>
            <w:r w:rsidR="00350C5A">
              <w:rPr>
                <w:noProof/>
                <w:webHidden/>
              </w:rPr>
              <w:instrText xml:space="preserve"> PAGEREF _Toc473877279 \h </w:instrText>
            </w:r>
            <w:r w:rsidR="00350C5A">
              <w:rPr>
                <w:noProof/>
                <w:webHidden/>
              </w:rPr>
            </w:r>
            <w:r w:rsidR="00350C5A">
              <w:rPr>
                <w:noProof/>
                <w:webHidden/>
              </w:rPr>
              <w:fldChar w:fldCharType="separate"/>
            </w:r>
            <w:r w:rsidR="00177AAD">
              <w:rPr>
                <w:noProof/>
                <w:webHidden/>
              </w:rPr>
              <w:t>26</w:t>
            </w:r>
            <w:r w:rsidR="00350C5A">
              <w:rPr>
                <w:noProof/>
                <w:webHidden/>
              </w:rPr>
              <w:fldChar w:fldCharType="end"/>
            </w:r>
          </w:hyperlink>
        </w:p>
        <w:p w:rsidR="00350C5A" w:rsidRDefault="00335053">
          <w:pPr>
            <w:pStyle w:val="TM2"/>
            <w:rPr>
              <w:rFonts w:eastAsiaTheme="minorEastAsia"/>
              <w:noProof/>
              <w:lang w:eastAsia="fr-FR"/>
            </w:rPr>
          </w:pPr>
          <w:hyperlink w:anchor="_Toc473877280" w:history="1">
            <w:r w:rsidR="00350C5A" w:rsidRPr="00D178A1">
              <w:rPr>
                <w:rStyle w:val="Lienhypertexte"/>
                <w:noProof/>
              </w:rPr>
              <w:t>Présentation</w:t>
            </w:r>
            <w:r w:rsidR="00350C5A">
              <w:rPr>
                <w:noProof/>
                <w:webHidden/>
              </w:rPr>
              <w:tab/>
            </w:r>
            <w:r w:rsidR="00350C5A">
              <w:rPr>
                <w:noProof/>
                <w:webHidden/>
              </w:rPr>
              <w:fldChar w:fldCharType="begin"/>
            </w:r>
            <w:r w:rsidR="00350C5A">
              <w:rPr>
                <w:noProof/>
                <w:webHidden/>
              </w:rPr>
              <w:instrText xml:space="preserve"> PAGEREF _Toc473877280 \h </w:instrText>
            </w:r>
            <w:r w:rsidR="00350C5A">
              <w:rPr>
                <w:noProof/>
                <w:webHidden/>
              </w:rPr>
            </w:r>
            <w:r w:rsidR="00350C5A">
              <w:rPr>
                <w:noProof/>
                <w:webHidden/>
              </w:rPr>
              <w:fldChar w:fldCharType="separate"/>
            </w:r>
            <w:r w:rsidR="00177AAD">
              <w:rPr>
                <w:noProof/>
                <w:webHidden/>
              </w:rPr>
              <w:t>26</w:t>
            </w:r>
            <w:r w:rsidR="00350C5A">
              <w:rPr>
                <w:noProof/>
                <w:webHidden/>
              </w:rPr>
              <w:fldChar w:fldCharType="end"/>
            </w:r>
          </w:hyperlink>
        </w:p>
        <w:p w:rsidR="00350C5A" w:rsidRDefault="00335053">
          <w:pPr>
            <w:pStyle w:val="TM2"/>
            <w:rPr>
              <w:rFonts w:eastAsiaTheme="minorEastAsia"/>
              <w:noProof/>
              <w:lang w:eastAsia="fr-FR"/>
            </w:rPr>
          </w:pPr>
          <w:hyperlink w:anchor="_Toc473877281" w:history="1">
            <w:r w:rsidR="00350C5A" w:rsidRPr="00D178A1">
              <w:rPr>
                <w:rStyle w:val="Lienhypertexte"/>
                <w:noProof/>
              </w:rPr>
              <w:t>Pré-requis</w:t>
            </w:r>
            <w:r w:rsidR="00350C5A">
              <w:rPr>
                <w:noProof/>
                <w:webHidden/>
              </w:rPr>
              <w:tab/>
            </w:r>
            <w:r w:rsidR="00350C5A">
              <w:rPr>
                <w:noProof/>
                <w:webHidden/>
              </w:rPr>
              <w:fldChar w:fldCharType="begin"/>
            </w:r>
            <w:r w:rsidR="00350C5A">
              <w:rPr>
                <w:noProof/>
                <w:webHidden/>
              </w:rPr>
              <w:instrText xml:space="preserve"> PAGEREF _Toc473877281 \h </w:instrText>
            </w:r>
            <w:r w:rsidR="00350C5A">
              <w:rPr>
                <w:noProof/>
                <w:webHidden/>
              </w:rPr>
            </w:r>
            <w:r w:rsidR="00350C5A">
              <w:rPr>
                <w:noProof/>
                <w:webHidden/>
              </w:rPr>
              <w:fldChar w:fldCharType="separate"/>
            </w:r>
            <w:r w:rsidR="00177AAD">
              <w:rPr>
                <w:noProof/>
                <w:webHidden/>
              </w:rPr>
              <w:t>27</w:t>
            </w:r>
            <w:r w:rsidR="00350C5A">
              <w:rPr>
                <w:noProof/>
                <w:webHidden/>
              </w:rPr>
              <w:fldChar w:fldCharType="end"/>
            </w:r>
          </w:hyperlink>
        </w:p>
        <w:p w:rsidR="00350C5A" w:rsidRDefault="00335053">
          <w:pPr>
            <w:pStyle w:val="TM3"/>
            <w:rPr>
              <w:rFonts w:eastAsiaTheme="minorEastAsia"/>
              <w:noProof/>
              <w:lang w:eastAsia="fr-FR"/>
            </w:rPr>
          </w:pPr>
          <w:hyperlink w:anchor="_Toc473877282" w:history="1">
            <w:r w:rsidR="00350C5A" w:rsidRPr="00D178A1">
              <w:rPr>
                <w:rStyle w:val="Lienhypertexte"/>
                <w:noProof/>
              </w:rPr>
              <w:t>Logiciels et bibliothèques à installer</w:t>
            </w:r>
            <w:r w:rsidR="00350C5A">
              <w:rPr>
                <w:noProof/>
                <w:webHidden/>
              </w:rPr>
              <w:tab/>
            </w:r>
            <w:r w:rsidR="00350C5A">
              <w:rPr>
                <w:noProof/>
                <w:webHidden/>
              </w:rPr>
              <w:fldChar w:fldCharType="begin"/>
            </w:r>
            <w:r w:rsidR="00350C5A">
              <w:rPr>
                <w:noProof/>
                <w:webHidden/>
              </w:rPr>
              <w:instrText xml:space="preserve"> PAGEREF _Toc473877282 \h </w:instrText>
            </w:r>
            <w:r w:rsidR="00350C5A">
              <w:rPr>
                <w:noProof/>
                <w:webHidden/>
              </w:rPr>
            </w:r>
            <w:r w:rsidR="00350C5A">
              <w:rPr>
                <w:noProof/>
                <w:webHidden/>
              </w:rPr>
              <w:fldChar w:fldCharType="separate"/>
            </w:r>
            <w:r w:rsidR="00177AAD">
              <w:rPr>
                <w:noProof/>
                <w:webHidden/>
              </w:rPr>
              <w:t>27</w:t>
            </w:r>
            <w:r w:rsidR="00350C5A">
              <w:rPr>
                <w:noProof/>
                <w:webHidden/>
              </w:rPr>
              <w:fldChar w:fldCharType="end"/>
            </w:r>
          </w:hyperlink>
        </w:p>
        <w:p w:rsidR="00350C5A" w:rsidRDefault="00335053">
          <w:pPr>
            <w:pStyle w:val="TM3"/>
            <w:rPr>
              <w:rFonts w:eastAsiaTheme="minorEastAsia"/>
              <w:noProof/>
              <w:lang w:eastAsia="fr-FR"/>
            </w:rPr>
          </w:pPr>
          <w:hyperlink w:anchor="_Toc473877283" w:history="1">
            <w:r w:rsidR="00350C5A" w:rsidRPr="00D178A1">
              <w:rPr>
                <w:rStyle w:val="Lienhypertexte"/>
                <w:noProof/>
              </w:rPr>
              <w:t>Vocabulaire</w:t>
            </w:r>
            <w:r w:rsidR="00350C5A">
              <w:rPr>
                <w:noProof/>
                <w:webHidden/>
              </w:rPr>
              <w:tab/>
            </w:r>
            <w:r w:rsidR="00350C5A">
              <w:rPr>
                <w:noProof/>
                <w:webHidden/>
              </w:rPr>
              <w:fldChar w:fldCharType="begin"/>
            </w:r>
            <w:r w:rsidR="00350C5A">
              <w:rPr>
                <w:noProof/>
                <w:webHidden/>
              </w:rPr>
              <w:instrText xml:space="preserve"> PAGEREF _Toc473877283 \h </w:instrText>
            </w:r>
            <w:r w:rsidR="00350C5A">
              <w:rPr>
                <w:noProof/>
                <w:webHidden/>
              </w:rPr>
            </w:r>
            <w:r w:rsidR="00350C5A">
              <w:rPr>
                <w:noProof/>
                <w:webHidden/>
              </w:rPr>
              <w:fldChar w:fldCharType="separate"/>
            </w:r>
            <w:r w:rsidR="00177AAD">
              <w:rPr>
                <w:noProof/>
                <w:webHidden/>
              </w:rPr>
              <w:t>27</w:t>
            </w:r>
            <w:r w:rsidR="00350C5A">
              <w:rPr>
                <w:noProof/>
                <w:webHidden/>
              </w:rPr>
              <w:fldChar w:fldCharType="end"/>
            </w:r>
          </w:hyperlink>
        </w:p>
        <w:p w:rsidR="00350C5A" w:rsidRDefault="00335053">
          <w:pPr>
            <w:pStyle w:val="TM2"/>
            <w:rPr>
              <w:rFonts w:eastAsiaTheme="minorEastAsia"/>
              <w:noProof/>
              <w:lang w:eastAsia="fr-FR"/>
            </w:rPr>
          </w:pPr>
          <w:hyperlink w:anchor="_Toc473877284" w:history="1">
            <w:r w:rsidR="00350C5A" w:rsidRPr="00D178A1">
              <w:rPr>
                <w:rStyle w:val="Lienhypertexte"/>
                <w:noProof/>
              </w:rPr>
              <w:t>Communiquer avec le moniteur série</w:t>
            </w:r>
            <w:r w:rsidR="00350C5A">
              <w:rPr>
                <w:noProof/>
                <w:webHidden/>
              </w:rPr>
              <w:tab/>
            </w:r>
            <w:r w:rsidR="00350C5A">
              <w:rPr>
                <w:noProof/>
                <w:webHidden/>
              </w:rPr>
              <w:fldChar w:fldCharType="begin"/>
            </w:r>
            <w:r w:rsidR="00350C5A">
              <w:rPr>
                <w:noProof/>
                <w:webHidden/>
              </w:rPr>
              <w:instrText xml:space="preserve"> PAGEREF _Toc473877284 \h </w:instrText>
            </w:r>
            <w:r w:rsidR="00350C5A">
              <w:rPr>
                <w:noProof/>
                <w:webHidden/>
              </w:rPr>
            </w:r>
            <w:r w:rsidR="00350C5A">
              <w:rPr>
                <w:noProof/>
                <w:webHidden/>
              </w:rPr>
              <w:fldChar w:fldCharType="separate"/>
            </w:r>
            <w:r w:rsidR="00177AAD">
              <w:rPr>
                <w:noProof/>
                <w:webHidden/>
              </w:rPr>
              <w:t>27</w:t>
            </w:r>
            <w:r w:rsidR="00350C5A">
              <w:rPr>
                <w:noProof/>
                <w:webHidden/>
              </w:rPr>
              <w:fldChar w:fldCharType="end"/>
            </w:r>
          </w:hyperlink>
        </w:p>
        <w:p w:rsidR="00350C5A" w:rsidRDefault="00335053">
          <w:pPr>
            <w:pStyle w:val="TM3"/>
            <w:rPr>
              <w:rFonts w:eastAsiaTheme="minorEastAsia"/>
              <w:noProof/>
              <w:lang w:eastAsia="fr-FR"/>
            </w:rPr>
          </w:pPr>
          <w:hyperlink w:anchor="_Toc473877285" w:history="1">
            <w:r w:rsidR="00350C5A" w:rsidRPr="00D178A1">
              <w:rPr>
                <w:rStyle w:val="Lienhypertexte"/>
                <w:noProof/>
              </w:rPr>
              <w:t>Communication la plus simple possible</w:t>
            </w:r>
            <w:r w:rsidR="00350C5A">
              <w:rPr>
                <w:noProof/>
                <w:webHidden/>
              </w:rPr>
              <w:tab/>
            </w:r>
            <w:r w:rsidR="00350C5A">
              <w:rPr>
                <w:noProof/>
                <w:webHidden/>
              </w:rPr>
              <w:fldChar w:fldCharType="begin"/>
            </w:r>
            <w:r w:rsidR="00350C5A">
              <w:rPr>
                <w:noProof/>
                <w:webHidden/>
              </w:rPr>
              <w:instrText xml:space="preserve"> PAGEREF _Toc473877285 \h </w:instrText>
            </w:r>
            <w:r w:rsidR="00350C5A">
              <w:rPr>
                <w:noProof/>
                <w:webHidden/>
              </w:rPr>
            </w:r>
            <w:r w:rsidR="00350C5A">
              <w:rPr>
                <w:noProof/>
                <w:webHidden/>
              </w:rPr>
              <w:fldChar w:fldCharType="separate"/>
            </w:r>
            <w:r w:rsidR="00177AAD">
              <w:rPr>
                <w:noProof/>
                <w:webHidden/>
              </w:rPr>
              <w:t>28</w:t>
            </w:r>
            <w:r w:rsidR="00350C5A">
              <w:rPr>
                <w:noProof/>
                <w:webHidden/>
              </w:rPr>
              <w:fldChar w:fldCharType="end"/>
            </w:r>
          </w:hyperlink>
        </w:p>
        <w:p w:rsidR="00350C5A" w:rsidRDefault="00335053">
          <w:pPr>
            <w:pStyle w:val="TM3"/>
            <w:rPr>
              <w:rFonts w:eastAsiaTheme="minorEastAsia"/>
              <w:noProof/>
              <w:lang w:eastAsia="fr-FR"/>
            </w:rPr>
          </w:pPr>
          <w:hyperlink w:anchor="_Toc473877286" w:history="1">
            <w:r w:rsidR="00350C5A" w:rsidRPr="00D178A1">
              <w:rPr>
                <w:rStyle w:val="Lienhypertexte"/>
                <w:noProof/>
              </w:rPr>
              <w:t>Echo</w:t>
            </w:r>
            <w:r w:rsidR="00350C5A">
              <w:rPr>
                <w:noProof/>
                <w:webHidden/>
              </w:rPr>
              <w:tab/>
            </w:r>
            <w:r w:rsidR="00350C5A">
              <w:rPr>
                <w:noProof/>
                <w:webHidden/>
              </w:rPr>
              <w:fldChar w:fldCharType="begin"/>
            </w:r>
            <w:r w:rsidR="00350C5A">
              <w:rPr>
                <w:noProof/>
                <w:webHidden/>
              </w:rPr>
              <w:instrText xml:space="preserve"> PAGEREF _Toc473877286 \h </w:instrText>
            </w:r>
            <w:r w:rsidR="00350C5A">
              <w:rPr>
                <w:noProof/>
                <w:webHidden/>
              </w:rPr>
            </w:r>
            <w:r w:rsidR="00350C5A">
              <w:rPr>
                <w:noProof/>
                <w:webHidden/>
              </w:rPr>
              <w:fldChar w:fldCharType="separate"/>
            </w:r>
            <w:r w:rsidR="00177AAD">
              <w:rPr>
                <w:noProof/>
                <w:webHidden/>
              </w:rPr>
              <w:t>29</w:t>
            </w:r>
            <w:r w:rsidR="00350C5A">
              <w:rPr>
                <w:noProof/>
                <w:webHidden/>
              </w:rPr>
              <w:fldChar w:fldCharType="end"/>
            </w:r>
          </w:hyperlink>
        </w:p>
        <w:p w:rsidR="00350C5A" w:rsidRDefault="00335053">
          <w:pPr>
            <w:pStyle w:val="TM2"/>
            <w:rPr>
              <w:rFonts w:eastAsiaTheme="minorEastAsia"/>
              <w:noProof/>
              <w:lang w:eastAsia="fr-FR"/>
            </w:rPr>
          </w:pPr>
          <w:hyperlink w:anchor="_Toc473877287" w:history="1">
            <w:r w:rsidR="00350C5A" w:rsidRPr="00D178A1">
              <w:rPr>
                <w:rStyle w:val="Lienhypertexte"/>
                <w:noProof/>
              </w:rPr>
              <w:t>Lire des entiers</w:t>
            </w:r>
            <w:r w:rsidR="00350C5A">
              <w:rPr>
                <w:noProof/>
                <w:webHidden/>
              </w:rPr>
              <w:tab/>
            </w:r>
            <w:r w:rsidR="00350C5A">
              <w:rPr>
                <w:noProof/>
                <w:webHidden/>
              </w:rPr>
              <w:fldChar w:fldCharType="begin"/>
            </w:r>
            <w:r w:rsidR="00350C5A">
              <w:rPr>
                <w:noProof/>
                <w:webHidden/>
              </w:rPr>
              <w:instrText xml:space="preserve"> PAGEREF _Toc473877287 \h </w:instrText>
            </w:r>
            <w:r w:rsidR="00350C5A">
              <w:rPr>
                <w:noProof/>
                <w:webHidden/>
              </w:rPr>
            </w:r>
            <w:r w:rsidR="00350C5A">
              <w:rPr>
                <w:noProof/>
                <w:webHidden/>
              </w:rPr>
              <w:fldChar w:fldCharType="separate"/>
            </w:r>
            <w:r w:rsidR="00177AAD">
              <w:rPr>
                <w:noProof/>
                <w:webHidden/>
              </w:rPr>
              <w:t>31</w:t>
            </w:r>
            <w:r w:rsidR="00350C5A">
              <w:rPr>
                <w:noProof/>
                <w:webHidden/>
              </w:rPr>
              <w:fldChar w:fldCharType="end"/>
            </w:r>
          </w:hyperlink>
        </w:p>
        <w:p w:rsidR="00350C5A" w:rsidRDefault="00335053">
          <w:pPr>
            <w:pStyle w:val="TM3"/>
            <w:rPr>
              <w:rFonts w:eastAsiaTheme="minorEastAsia"/>
              <w:noProof/>
              <w:lang w:eastAsia="fr-FR"/>
            </w:rPr>
          </w:pPr>
          <w:hyperlink w:anchor="_Toc473877288" w:history="1">
            <w:r w:rsidR="00350C5A" w:rsidRPr="00D178A1">
              <w:rPr>
                <w:rStyle w:val="Lienhypertexte"/>
                <w:noProof/>
              </w:rPr>
              <w:t>Lecture basique d'un entier</w:t>
            </w:r>
            <w:r w:rsidR="00350C5A">
              <w:rPr>
                <w:noProof/>
                <w:webHidden/>
              </w:rPr>
              <w:tab/>
            </w:r>
            <w:r w:rsidR="00350C5A">
              <w:rPr>
                <w:noProof/>
                <w:webHidden/>
              </w:rPr>
              <w:fldChar w:fldCharType="begin"/>
            </w:r>
            <w:r w:rsidR="00350C5A">
              <w:rPr>
                <w:noProof/>
                <w:webHidden/>
              </w:rPr>
              <w:instrText xml:space="preserve"> PAGEREF _Toc473877288 \h </w:instrText>
            </w:r>
            <w:r w:rsidR="00350C5A">
              <w:rPr>
                <w:noProof/>
                <w:webHidden/>
              </w:rPr>
            </w:r>
            <w:r w:rsidR="00350C5A">
              <w:rPr>
                <w:noProof/>
                <w:webHidden/>
              </w:rPr>
              <w:fldChar w:fldCharType="separate"/>
            </w:r>
            <w:r w:rsidR="00177AAD">
              <w:rPr>
                <w:noProof/>
                <w:webHidden/>
              </w:rPr>
              <w:t>31</w:t>
            </w:r>
            <w:r w:rsidR="00350C5A">
              <w:rPr>
                <w:noProof/>
                <w:webHidden/>
              </w:rPr>
              <w:fldChar w:fldCharType="end"/>
            </w:r>
          </w:hyperlink>
        </w:p>
        <w:p w:rsidR="00350C5A" w:rsidRDefault="00335053">
          <w:pPr>
            <w:pStyle w:val="TM3"/>
            <w:rPr>
              <w:rFonts w:eastAsiaTheme="minorEastAsia"/>
              <w:noProof/>
              <w:lang w:eastAsia="fr-FR"/>
            </w:rPr>
          </w:pPr>
          <w:hyperlink w:anchor="_Toc473877289" w:history="1">
            <w:r w:rsidR="00350C5A" w:rsidRPr="00D178A1">
              <w:rPr>
                <w:rStyle w:val="Lienhypertexte"/>
                <w:noProof/>
              </w:rPr>
              <w:t>Faire des maths avec deux entiers</w:t>
            </w:r>
            <w:r w:rsidR="00350C5A">
              <w:rPr>
                <w:noProof/>
                <w:webHidden/>
              </w:rPr>
              <w:tab/>
            </w:r>
            <w:r w:rsidR="00350C5A">
              <w:rPr>
                <w:noProof/>
                <w:webHidden/>
              </w:rPr>
              <w:fldChar w:fldCharType="begin"/>
            </w:r>
            <w:r w:rsidR="00350C5A">
              <w:rPr>
                <w:noProof/>
                <w:webHidden/>
              </w:rPr>
              <w:instrText xml:space="preserve"> PAGEREF _Toc473877289 \h </w:instrText>
            </w:r>
            <w:r w:rsidR="00350C5A">
              <w:rPr>
                <w:noProof/>
                <w:webHidden/>
              </w:rPr>
            </w:r>
            <w:r w:rsidR="00350C5A">
              <w:rPr>
                <w:noProof/>
                <w:webHidden/>
              </w:rPr>
              <w:fldChar w:fldCharType="separate"/>
            </w:r>
            <w:r w:rsidR="00177AAD">
              <w:rPr>
                <w:noProof/>
                <w:webHidden/>
              </w:rPr>
              <w:t>31</w:t>
            </w:r>
            <w:r w:rsidR="00350C5A">
              <w:rPr>
                <w:noProof/>
                <w:webHidden/>
              </w:rPr>
              <w:fldChar w:fldCharType="end"/>
            </w:r>
          </w:hyperlink>
        </w:p>
        <w:p w:rsidR="00350C5A" w:rsidRDefault="00335053">
          <w:pPr>
            <w:pStyle w:val="TM2"/>
            <w:rPr>
              <w:rFonts w:eastAsiaTheme="minorEastAsia"/>
              <w:noProof/>
              <w:lang w:eastAsia="fr-FR"/>
            </w:rPr>
          </w:pPr>
          <w:hyperlink w:anchor="_Toc473877290" w:history="1">
            <w:r w:rsidR="00350C5A" w:rsidRPr="00D178A1">
              <w:rPr>
                <w:rStyle w:val="Lienhypertexte"/>
                <w:noProof/>
              </w:rPr>
              <w:t>Communication entre un programme et la carte</w:t>
            </w:r>
            <w:r w:rsidR="00350C5A">
              <w:rPr>
                <w:noProof/>
                <w:webHidden/>
              </w:rPr>
              <w:tab/>
            </w:r>
            <w:r w:rsidR="00350C5A">
              <w:rPr>
                <w:noProof/>
                <w:webHidden/>
              </w:rPr>
              <w:fldChar w:fldCharType="begin"/>
            </w:r>
            <w:r w:rsidR="00350C5A">
              <w:rPr>
                <w:noProof/>
                <w:webHidden/>
              </w:rPr>
              <w:instrText xml:space="preserve"> PAGEREF _Toc473877290 \h </w:instrText>
            </w:r>
            <w:r w:rsidR="00350C5A">
              <w:rPr>
                <w:noProof/>
                <w:webHidden/>
              </w:rPr>
            </w:r>
            <w:r w:rsidR="00350C5A">
              <w:rPr>
                <w:noProof/>
                <w:webHidden/>
              </w:rPr>
              <w:fldChar w:fldCharType="separate"/>
            </w:r>
            <w:r w:rsidR="00177AAD">
              <w:rPr>
                <w:noProof/>
                <w:webHidden/>
              </w:rPr>
              <w:t>33</w:t>
            </w:r>
            <w:r w:rsidR="00350C5A">
              <w:rPr>
                <w:noProof/>
                <w:webHidden/>
              </w:rPr>
              <w:fldChar w:fldCharType="end"/>
            </w:r>
          </w:hyperlink>
        </w:p>
        <w:p w:rsidR="00350C5A" w:rsidRDefault="00335053">
          <w:pPr>
            <w:pStyle w:val="TM3"/>
            <w:rPr>
              <w:rFonts w:eastAsiaTheme="minorEastAsia"/>
              <w:noProof/>
              <w:lang w:eastAsia="fr-FR"/>
            </w:rPr>
          </w:pPr>
          <w:hyperlink w:anchor="_Toc473877291" w:history="1">
            <w:r w:rsidR="00350C5A" w:rsidRPr="00D178A1">
              <w:rPr>
                <w:rStyle w:val="Lienhypertexte"/>
                <w:noProof/>
              </w:rPr>
              <w:t>Lecture</w:t>
            </w:r>
            <w:r w:rsidR="00350C5A">
              <w:rPr>
                <w:noProof/>
                <w:webHidden/>
              </w:rPr>
              <w:tab/>
            </w:r>
            <w:r w:rsidR="00350C5A">
              <w:rPr>
                <w:noProof/>
                <w:webHidden/>
              </w:rPr>
              <w:fldChar w:fldCharType="begin"/>
            </w:r>
            <w:r w:rsidR="00350C5A">
              <w:rPr>
                <w:noProof/>
                <w:webHidden/>
              </w:rPr>
              <w:instrText xml:space="preserve"> PAGEREF _Toc473877291 \h </w:instrText>
            </w:r>
            <w:r w:rsidR="00350C5A">
              <w:rPr>
                <w:noProof/>
                <w:webHidden/>
              </w:rPr>
            </w:r>
            <w:r w:rsidR="00350C5A">
              <w:rPr>
                <w:noProof/>
                <w:webHidden/>
              </w:rPr>
              <w:fldChar w:fldCharType="separate"/>
            </w:r>
            <w:r w:rsidR="00177AAD">
              <w:rPr>
                <w:noProof/>
                <w:webHidden/>
              </w:rPr>
              <w:t>33</w:t>
            </w:r>
            <w:r w:rsidR="00350C5A">
              <w:rPr>
                <w:noProof/>
                <w:webHidden/>
              </w:rPr>
              <w:fldChar w:fldCharType="end"/>
            </w:r>
          </w:hyperlink>
        </w:p>
        <w:p w:rsidR="00350C5A" w:rsidRDefault="00335053">
          <w:pPr>
            <w:pStyle w:val="TM3"/>
            <w:rPr>
              <w:rFonts w:eastAsiaTheme="minorEastAsia"/>
              <w:noProof/>
              <w:lang w:eastAsia="fr-FR"/>
            </w:rPr>
          </w:pPr>
          <w:hyperlink w:anchor="_Toc473877292" w:history="1">
            <w:r w:rsidR="00350C5A" w:rsidRPr="00D178A1">
              <w:rPr>
                <w:rStyle w:val="Lienhypertexte"/>
                <w:noProof/>
              </w:rPr>
              <w:t>Écriture</w:t>
            </w:r>
            <w:r w:rsidR="00350C5A">
              <w:rPr>
                <w:noProof/>
                <w:webHidden/>
              </w:rPr>
              <w:tab/>
            </w:r>
            <w:r w:rsidR="00350C5A">
              <w:rPr>
                <w:noProof/>
                <w:webHidden/>
              </w:rPr>
              <w:fldChar w:fldCharType="begin"/>
            </w:r>
            <w:r w:rsidR="00350C5A">
              <w:rPr>
                <w:noProof/>
                <w:webHidden/>
              </w:rPr>
              <w:instrText xml:space="preserve"> PAGEREF _Toc473877292 \h </w:instrText>
            </w:r>
            <w:r w:rsidR="00350C5A">
              <w:rPr>
                <w:noProof/>
                <w:webHidden/>
              </w:rPr>
            </w:r>
            <w:r w:rsidR="00350C5A">
              <w:rPr>
                <w:noProof/>
                <w:webHidden/>
              </w:rPr>
              <w:fldChar w:fldCharType="separate"/>
            </w:r>
            <w:r w:rsidR="00177AAD">
              <w:rPr>
                <w:noProof/>
                <w:webHidden/>
              </w:rPr>
              <w:t>34</w:t>
            </w:r>
            <w:r w:rsidR="00350C5A">
              <w:rPr>
                <w:noProof/>
                <w:webHidden/>
              </w:rPr>
              <w:fldChar w:fldCharType="end"/>
            </w:r>
          </w:hyperlink>
        </w:p>
        <w:p w:rsidR="00350C5A" w:rsidRDefault="00335053">
          <w:pPr>
            <w:pStyle w:val="TM2"/>
            <w:rPr>
              <w:rFonts w:eastAsiaTheme="minorEastAsia"/>
              <w:noProof/>
              <w:lang w:eastAsia="fr-FR"/>
            </w:rPr>
          </w:pPr>
          <w:hyperlink w:anchor="_Toc473877293" w:history="1">
            <w:r w:rsidR="00350C5A" w:rsidRPr="00D178A1">
              <w:rPr>
                <w:rStyle w:val="Lienhypertexte"/>
                <w:noProof/>
              </w:rPr>
              <w:t>Influence du nombre de bauds</w:t>
            </w:r>
            <w:r w:rsidR="00350C5A">
              <w:rPr>
                <w:noProof/>
                <w:webHidden/>
              </w:rPr>
              <w:tab/>
            </w:r>
            <w:r w:rsidR="00350C5A">
              <w:rPr>
                <w:noProof/>
                <w:webHidden/>
              </w:rPr>
              <w:fldChar w:fldCharType="begin"/>
            </w:r>
            <w:r w:rsidR="00350C5A">
              <w:rPr>
                <w:noProof/>
                <w:webHidden/>
              </w:rPr>
              <w:instrText xml:space="preserve"> PAGEREF _Toc473877293 \h </w:instrText>
            </w:r>
            <w:r w:rsidR="00350C5A">
              <w:rPr>
                <w:noProof/>
                <w:webHidden/>
              </w:rPr>
            </w:r>
            <w:r w:rsidR="00350C5A">
              <w:rPr>
                <w:noProof/>
                <w:webHidden/>
              </w:rPr>
              <w:fldChar w:fldCharType="separate"/>
            </w:r>
            <w:r w:rsidR="00177AAD">
              <w:rPr>
                <w:noProof/>
                <w:webHidden/>
              </w:rPr>
              <w:t>34</w:t>
            </w:r>
            <w:r w:rsidR="00350C5A">
              <w:rPr>
                <w:noProof/>
                <w:webHidden/>
              </w:rPr>
              <w:fldChar w:fldCharType="end"/>
            </w:r>
          </w:hyperlink>
        </w:p>
        <w:p w:rsidR="00350C5A" w:rsidRDefault="00335053">
          <w:pPr>
            <w:pStyle w:val="TM2"/>
            <w:rPr>
              <w:rFonts w:eastAsiaTheme="minorEastAsia"/>
              <w:noProof/>
              <w:lang w:eastAsia="fr-FR"/>
            </w:rPr>
          </w:pPr>
          <w:hyperlink w:anchor="_Toc473877294" w:history="1">
            <w:r w:rsidR="00350C5A" w:rsidRPr="00D178A1">
              <w:rPr>
                <w:rStyle w:val="Lienhypertexte"/>
                <w:noProof/>
              </w:rPr>
              <w:t>Conclusion</w:t>
            </w:r>
            <w:r w:rsidR="00350C5A">
              <w:rPr>
                <w:noProof/>
                <w:webHidden/>
              </w:rPr>
              <w:tab/>
            </w:r>
            <w:r w:rsidR="00350C5A">
              <w:rPr>
                <w:noProof/>
                <w:webHidden/>
              </w:rPr>
              <w:fldChar w:fldCharType="begin"/>
            </w:r>
            <w:r w:rsidR="00350C5A">
              <w:rPr>
                <w:noProof/>
                <w:webHidden/>
              </w:rPr>
              <w:instrText xml:space="preserve"> PAGEREF _Toc473877294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3"/>
            <w:rPr>
              <w:rFonts w:eastAsiaTheme="minorEastAsia"/>
              <w:noProof/>
              <w:lang w:eastAsia="fr-FR"/>
            </w:rPr>
          </w:pPr>
          <w:hyperlink w:anchor="_Toc473877295" w:history="1">
            <w:r w:rsidR="00350C5A" w:rsidRPr="00D178A1">
              <w:rPr>
                <w:rStyle w:val="Lienhypertexte"/>
                <w:noProof/>
              </w:rPr>
              <w:t>En résumé</w:t>
            </w:r>
            <w:r w:rsidR="00350C5A">
              <w:rPr>
                <w:noProof/>
                <w:webHidden/>
              </w:rPr>
              <w:tab/>
            </w:r>
            <w:r w:rsidR="00350C5A">
              <w:rPr>
                <w:noProof/>
                <w:webHidden/>
              </w:rPr>
              <w:fldChar w:fldCharType="begin"/>
            </w:r>
            <w:r w:rsidR="00350C5A">
              <w:rPr>
                <w:noProof/>
                <w:webHidden/>
              </w:rPr>
              <w:instrText xml:space="preserve"> PAGEREF _Toc473877295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2"/>
            <w:rPr>
              <w:rFonts w:eastAsiaTheme="minorEastAsia"/>
              <w:noProof/>
              <w:lang w:eastAsia="fr-FR"/>
            </w:rPr>
          </w:pPr>
          <w:hyperlink w:anchor="_Toc473877296" w:history="1">
            <w:r w:rsidR="00350C5A" w:rsidRPr="00D178A1">
              <w:rPr>
                <w:rStyle w:val="Lienhypertexte"/>
                <w:noProof/>
              </w:rPr>
              <w:t>Quelques problèmes fréquents</w:t>
            </w:r>
            <w:r w:rsidR="00350C5A">
              <w:rPr>
                <w:noProof/>
                <w:webHidden/>
              </w:rPr>
              <w:tab/>
            </w:r>
            <w:r w:rsidR="00350C5A">
              <w:rPr>
                <w:noProof/>
                <w:webHidden/>
              </w:rPr>
              <w:fldChar w:fldCharType="begin"/>
            </w:r>
            <w:r w:rsidR="00350C5A">
              <w:rPr>
                <w:noProof/>
                <w:webHidden/>
              </w:rPr>
              <w:instrText xml:space="preserve"> PAGEREF _Toc473877296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3"/>
            <w:rPr>
              <w:rFonts w:eastAsiaTheme="minorEastAsia"/>
              <w:noProof/>
              <w:lang w:eastAsia="fr-FR"/>
            </w:rPr>
          </w:pPr>
          <w:hyperlink w:anchor="_Toc473877297" w:history="1">
            <w:r w:rsidR="00350C5A" w:rsidRPr="00D178A1">
              <w:rPr>
                <w:rStyle w:val="Lienhypertexte"/>
                <w:noProof/>
              </w:rPr>
              <w:t>Problème de téléchargement</w:t>
            </w:r>
            <w:r w:rsidR="00350C5A">
              <w:rPr>
                <w:noProof/>
                <w:webHidden/>
              </w:rPr>
              <w:tab/>
            </w:r>
            <w:r w:rsidR="00350C5A">
              <w:rPr>
                <w:noProof/>
                <w:webHidden/>
              </w:rPr>
              <w:fldChar w:fldCharType="begin"/>
            </w:r>
            <w:r w:rsidR="00350C5A">
              <w:rPr>
                <w:noProof/>
                <w:webHidden/>
              </w:rPr>
              <w:instrText xml:space="preserve"> PAGEREF _Toc473877297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3"/>
            <w:rPr>
              <w:rFonts w:eastAsiaTheme="minorEastAsia"/>
              <w:noProof/>
              <w:lang w:eastAsia="fr-FR"/>
            </w:rPr>
          </w:pPr>
          <w:hyperlink w:anchor="_Toc473877298" w:history="1">
            <w:r w:rsidR="00350C5A" w:rsidRPr="00D178A1">
              <w:rPr>
                <w:rStyle w:val="Lienhypertexte"/>
                <w:noProof/>
              </w:rPr>
              <w:t>Lecture de données de taille indéterminées</w:t>
            </w:r>
            <w:r w:rsidR="00350C5A">
              <w:rPr>
                <w:noProof/>
                <w:webHidden/>
              </w:rPr>
              <w:tab/>
            </w:r>
            <w:r w:rsidR="00350C5A">
              <w:rPr>
                <w:noProof/>
                <w:webHidden/>
              </w:rPr>
              <w:fldChar w:fldCharType="begin"/>
            </w:r>
            <w:r w:rsidR="00350C5A">
              <w:rPr>
                <w:noProof/>
                <w:webHidden/>
              </w:rPr>
              <w:instrText xml:space="preserve"> PAGEREF _Toc473877298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2"/>
            <w:rPr>
              <w:rFonts w:eastAsiaTheme="minorEastAsia"/>
              <w:noProof/>
              <w:lang w:eastAsia="fr-FR"/>
            </w:rPr>
          </w:pPr>
          <w:hyperlink w:anchor="_Toc473877299" w:history="1">
            <w:r w:rsidR="00350C5A" w:rsidRPr="00D178A1">
              <w:rPr>
                <w:rStyle w:val="Lienhypertexte"/>
                <w:noProof/>
              </w:rPr>
              <w:t>Téléchargements</w:t>
            </w:r>
            <w:r w:rsidR="00350C5A">
              <w:rPr>
                <w:noProof/>
                <w:webHidden/>
              </w:rPr>
              <w:tab/>
            </w:r>
            <w:r w:rsidR="00350C5A">
              <w:rPr>
                <w:noProof/>
                <w:webHidden/>
              </w:rPr>
              <w:fldChar w:fldCharType="begin"/>
            </w:r>
            <w:r w:rsidR="00350C5A">
              <w:rPr>
                <w:noProof/>
                <w:webHidden/>
              </w:rPr>
              <w:instrText xml:space="preserve"> PAGEREF _Toc473877299 \h </w:instrText>
            </w:r>
            <w:r w:rsidR="00350C5A">
              <w:rPr>
                <w:noProof/>
                <w:webHidden/>
              </w:rPr>
            </w:r>
            <w:r w:rsidR="00350C5A">
              <w:rPr>
                <w:noProof/>
                <w:webHidden/>
              </w:rPr>
              <w:fldChar w:fldCharType="separate"/>
            </w:r>
            <w:r w:rsidR="00177AAD">
              <w:rPr>
                <w:noProof/>
                <w:webHidden/>
              </w:rPr>
              <w:t>35</w:t>
            </w:r>
            <w:r w:rsidR="00350C5A">
              <w:rPr>
                <w:noProof/>
                <w:webHidden/>
              </w:rPr>
              <w:fldChar w:fldCharType="end"/>
            </w:r>
          </w:hyperlink>
        </w:p>
        <w:p w:rsidR="00350C5A" w:rsidRDefault="00335053">
          <w:pPr>
            <w:pStyle w:val="TM1"/>
            <w:rPr>
              <w:rFonts w:eastAsiaTheme="minorEastAsia"/>
              <w:noProof/>
              <w:lang w:eastAsia="fr-FR"/>
            </w:rPr>
          </w:pPr>
          <w:hyperlink w:anchor="_Toc473877300" w:history="1">
            <w:r w:rsidR="00350C5A" w:rsidRPr="00D178A1">
              <w:rPr>
                <w:rStyle w:val="Lienhypertexte"/>
                <w:noProof/>
              </w:rPr>
              <w:t>Shield Sparkfun RS232 v2 DEV-13029</w:t>
            </w:r>
            <w:r w:rsidR="00350C5A">
              <w:rPr>
                <w:noProof/>
                <w:webHidden/>
              </w:rPr>
              <w:tab/>
            </w:r>
            <w:r w:rsidR="00350C5A">
              <w:rPr>
                <w:noProof/>
                <w:webHidden/>
              </w:rPr>
              <w:fldChar w:fldCharType="begin"/>
            </w:r>
            <w:r w:rsidR="00350C5A">
              <w:rPr>
                <w:noProof/>
                <w:webHidden/>
              </w:rPr>
              <w:instrText xml:space="preserve"> PAGEREF _Toc473877300 \h </w:instrText>
            </w:r>
            <w:r w:rsidR="00350C5A">
              <w:rPr>
                <w:noProof/>
                <w:webHidden/>
              </w:rPr>
            </w:r>
            <w:r w:rsidR="00350C5A">
              <w:rPr>
                <w:noProof/>
                <w:webHidden/>
              </w:rPr>
              <w:fldChar w:fldCharType="separate"/>
            </w:r>
            <w:r w:rsidR="00177AAD">
              <w:rPr>
                <w:noProof/>
                <w:webHidden/>
              </w:rPr>
              <w:t>37</w:t>
            </w:r>
            <w:r w:rsidR="00350C5A">
              <w:rPr>
                <w:noProof/>
                <w:webHidden/>
              </w:rPr>
              <w:fldChar w:fldCharType="end"/>
            </w:r>
          </w:hyperlink>
        </w:p>
        <w:p w:rsidR="00350C5A" w:rsidRDefault="00335053">
          <w:pPr>
            <w:pStyle w:val="TM1"/>
            <w:rPr>
              <w:rFonts w:eastAsiaTheme="minorEastAsia"/>
              <w:noProof/>
              <w:lang w:eastAsia="fr-FR"/>
            </w:rPr>
          </w:pPr>
          <w:hyperlink w:anchor="_Toc473877301" w:history="1">
            <w:r w:rsidR="00350C5A" w:rsidRPr="00D178A1">
              <w:rPr>
                <w:rStyle w:val="Lienhypertexte"/>
                <w:noProof/>
              </w:rPr>
              <w:t>RS-232 (by Arduino.cc)</w:t>
            </w:r>
            <w:r w:rsidR="00350C5A">
              <w:rPr>
                <w:noProof/>
                <w:webHidden/>
              </w:rPr>
              <w:tab/>
            </w:r>
            <w:r w:rsidR="00350C5A">
              <w:rPr>
                <w:noProof/>
                <w:webHidden/>
              </w:rPr>
              <w:fldChar w:fldCharType="begin"/>
            </w:r>
            <w:r w:rsidR="00350C5A">
              <w:rPr>
                <w:noProof/>
                <w:webHidden/>
              </w:rPr>
              <w:instrText xml:space="preserve"> PAGEREF _Toc473877301 \h </w:instrText>
            </w:r>
            <w:r w:rsidR="00350C5A">
              <w:rPr>
                <w:noProof/>
                <w:webHidden/>
              </w:rPr>
            </w:r>
            <w:r w:rsidR="00350C5A">
              <w:rPr>
                <w:noProof/>
                <w:webHidden/>
              </w:rPr>
              <w:fldChar w:fldCharType="separate"/>
            </w:r>
            <w:r w:rsidR="00177AAD">
              <w:rPr>
                <w:noProof/>
                <w:webHidden/>
              </w:rPr>
              <w:t>39</w:t>
            </w:r>
            <w:r w:rsidR="00350C5A">
              <w:rPr>
                <w:noProof/>
                <w:webHidden/>
              </w:rPr>
              <w:fldChar w:fldCharType="end"/>
            </w:r>
          </w:hyperlink>
        </w:p>
        <w:p w:rsidR="00350C5A" w:rsidRDefault="00335053">
          <w:pPr>
            <w:pStyle w:val="TM2"/>
            <w:rPr>
              <w:rFonts w:eastAsiaTheme="minorEastAsia"/>
              <w:noProof/>
              <w:lang w:eastAsia="fr-FR"/>
            </w:rPr>
          </w:pPr>
          <w:hyperlink w:anchor="_Toc473877302" w:history="1">
            <w:r w:rsidR="00350C5A" w:rsidRPr="00D178A1">
              <w:rPr>
                <w:rStyle w:val="Lienhypertexte"/>
                <w:noProof/>
              </w:rPr>
              <w:t>Prepare the breadboard</w:t>
            </w:r>
            <w:r w:rsidR="00350C5A">
              <w:rPr>
                <w:noProof/>
                <w:webHidden/>
              </w:rPr>
              <w:tab/>
            </w:r>
            <w:r w:rsidR="00350C5A">
              <w:rPr>
                <w:noProof/>
                <w:webHidden/>
              </w:rPr>
              <w:fldChar w:fldCharType="begin"/>
            </w:r>
            <w:r w:rsidR="00350C5A">
              <w:rPr>
                <w:noProof/>
                <w:webHidden/>
              </w:rPr>
              <w:instrText xml:space="preserve"> PAGEREF _Toc473877302 \h </w:instrText>
            </w:r>
            <w:r w:rsidR="00350C5A">
              <w:rPr>
                <w:noProof/>
                <w:webHidden/>
              </w:rPr>
            </w:r>
            <w:r w:rsidR="00350C5A">
              <w:rPr>
                <w:noProof/>
                <w:webHidden/>
              </w:rPr>
              <w:fldChar w:fldCharType="separate"/>
            </w:r>
            <w:r w:rsidR="00177AAD">
              <w:rPr>
                <w:noProof/>
                <w:webHidden/>
              </w:rPr>
              <w:t>39</w:t>
            </w:r>
            <w:r w:rsidR="00350C5A">
              <w:rPr>
                <w:noProof/>
                <w:webHidden/>
              </w:rPr>
              <w:fldChar w:fldCharType="end"/>
            </w:r>
          </w:hyperlink>
        </w:p>
        <w:p w:rsidR="00350C5A" w:rsidRDefault="00335053">
          <w:pPr>
            <w:pStyle w:val="TM2"/>
            <w:rPr>
              <w:rFonts w:eastAsiaTheme="minorEastAsia"/>
              <w:noProof/>
              <w:lang w:eastAsia="fr-FR"/>
            </w:rPr>
          </w:pPr>
          <w:hyperlink w:anchor="_Toc473877303" w:history="1">
            <w:r w:rsidR="00350C5A" w:rsidRPr="00D178A1">
              <w:rPr>
                <w:rStyle w:val="Lienhypertexte"/>
                <w:noProof/>
              </w:rPr>
              <w:t>Cables</w:t>
            </w:r>
            <w:r w:rsidR="00350C5A">
              <w:rPr>
                <w:noProof/>
                <w:webHidden/>
              </w:rPr>
              <w:tab/>
            </w:r>
            <w:r w:rsidR="00350C5A">
              <w:rPr>
                <w:noProof/>
                <w:webHidden/>
              </w:rPr>
              <w:fldChar w:fldCharType="begin"/>
            </w:r>
            <w:r w:rsidR="00350C5A">
              <w:rPr>
                <w:noProof/>
                <w:webHidden/>
              </w:rPr>
              <w:instrText xml:space="preserve"> PAGEREF _Toc473877303 \h </w:instrText>
            </w:r>
            <w:r w:rsidR="00350C5A">
              <w:rPr>
                <w:noProof/>
                <w:webHidden/>
              </w:rPr>
            </w:r>
            <w:r w:rsidR="00350C5A">
              <w:rPr>
                <w:noProof/>
                <w:webHidden/>
              </w:rPr>
              <w:fldChar w:fldCharType="separate"/>
            </w:r>
            <w:r w:rsidR="00177AAD">
              <w:rPr>
                <w:noProof/>
                <w:webHidden/>
              </w:rPr>
              <w:t>41</w:t>
            </w:r>
            <w:r w:rsidR="00350C5A">
              <w:rPr>
                <w:noProof/>
                <w:webHidden/>
              </w:rPr>
              <w:fldChar w:fldCharType="end"/>
            </w:r>
          </w:hyperlink>
        </w:p>
        <w:p w:rsidR="00350C5A" w:rsidRDefault="00335053">
          <w:pPr>
            <w:pStyle w:val="TM2"/>
            <w:rPr>
              <w:rFonts w:eastAsiaTheme="minorEastAsia"/>
              <w:noProof/>
              <w:lang w:eastAsia="fr-FR"/>
            </w:rPr>
          </w:pPr>
          <w:hyperlink w:anchor="_Toc473877304" w:history="1">
            <w:r w:rsidR="00350C5A" w:rsidRPr="00D178A1">
              <w:rPr>
                <w:rStyle w:val="Lienhypertexte"/>
                <w:noProof/>
              </w:rPr>
              <w:t>Program the Arduino</w:t>
            </w:r>
            <w:r w:rsidR="00350C5A">
              <w:rPr>
                <w:noProof/>
                <w:webHidden/>
              </w:rPr>
              <w:tab/>
            </w:r>
            <w:r w:rsidR="00350C5A">
              <w:rPr>
                <w:noProof/>
                <w:webHidden/>
              </w:rPr>
              <w:fldChar w:fldCharType="begin"/>
            </w:r>
            <w:r w:rsidR="00350C5A">
              <w:rPr>
                <w:noProof/>
                <w:webHidden/>
              </w:rPr>
              <w:instrText xml:space="preserve"> PAGEREF _Toc473877304 \h </w:instrText>
            </w:r>
            <w:r w:rsidR="00350C5A">
              <w:rPr>
                <w:noProof/>
                <w:webHidden/>
              </w:rPr>
            </w:r>
            <w:r w:rsidR="00350C5A">
              <w:rPr>
                <w:noProof/>
                <w:webHidden/>
              </w:rPr>
              <w:fldChar w:fldCharType="separate"/>
            </w:r>
            <w:r w:rsidR="00177AAD">
              <w:rPr>
                <w:noProof/>
                <w:webHidden/>
              </w:rPr>
              <w:t>43</w:t>
            </w:r>
            <w:r w:rsidR="00350C5A">
              <w:rPr>
                <w:noProof/>
                <w:webHidden/>
              </w:rPr>
              <w:fldChar w:fldCharType="end"/>
            </w:r>
          </w:hyperlink>
        </w:p>
        <w:p w:rsidR="00350C5A" w:rsidRDefault="00335053">
          <w:pPr>
            <w:pStyle w:val="TM1"/>
            <w:tabs>
              <w:tab w:val="left" w:pos="2727"/>
            </w:tabs>
            <w:rPr>
              <w:rFonts w:eastAsiaTheme="minorEastAsia"/>
              <w:noProof/>
              <w:lang w:eastAsia="fr-FR"/>
            </w:rPr>
          </w:pPr>
          <w:hyperlink w:anchor="_Toc473877305" w:history="1">
            <w:r w:rsidR="00350C5A" w:rsidRPr="00D178A1">
              <w:rPr>
                <w:rStyle w:val="Lienhypertexte"/>
                <w:noProof/>
              </w:rPr>
              <w:t xml:space="preserve">Shield Aliexpress MoreSuns </w:t>
            </w:r>
            <w:r w:rsidR="00350C5A">
              <w:rPr>
                <w:rFonts w:eastAsiaTheme="minorEastAsia"/>
                <w:noProof/>
                <w:lang w:eastAsia="fr-FR"/>
              </w:rPr>
              <w:tab/>
            </w:r>
            <w:r w:rsidR="00350C5A" w:rsidRPr="00D178A1">
              <w:rPr>
                <w:rStyle w:val="Lienhypertexte"/>
                <w:noProof/>
              </w:rPr>
              <w:t xml:space="preserve"> 15€</w:t>
            </w:r>
            <w:r w:rsidR="00350C5A">
              <w:rPr>
                <w:noProof/>
                <w:webHidden/>
              </w:rPr>
              <w:tab/>
            </w:r>
            <w:r w:rsidR="00350C5A">
              <w:rPr>
                <w:noProof/>
                <w:webHidden/>
              </w:rPr>
              <w:fldChar w:fldCharType="begin"/>
            </w:r>
            <w:r w:rsidR="00350C5A">
              <w:rPr>
                <w:noProof/>
                <w:webHidden/>
              </w:rPr>
              <w:instrText xml:space="preserve"> PAGEREF _Toc473877305 \h </w:instrText>
            </w:r>
            <w:r w:rsidR="00350C5A">
              <w:rPr>
                <w:noProof/>
                <w:webHidden/>
              </w:rPr>
            </w:r>
            <w:r w:rsidR="00350C5A">
              <w:rPr>
                <w:noProof/>
                <w:webHidden/>
              </w:rPr>
              <w:fldChar w:fldCharType="separate"/>
            </w:r>
            <w:r w:rsidR="00177AAD">
              <w:rPr>
                <w:noProof/>
                <w:webHidden/>
              </w:rPr>
              <w:t>47</w:t>
            </w:r>
            <w:r w:rsidR="00350C5A">
              <w:rPr>
                <w:noProof/>
                <w:webHidden/>
              </w:rPr>
              <w:fldChar w:fldCharType="end"/>
            </w:r>
          </w:hyperlink>
        </w:p>
        <w:p w:rsidR="005C6BDB" w:rsidRDefault="005C6BDB" w:rsidP="005C6BDB">
          <w:r>
            <w:rPr>
              <w:b/>
              <w:bCs/>
            </w:rPr>
            <w:fldChar w:fldCharType="end"/>
          </w:r>
        </w:p>
      </w:sdtContent>
    </w:sdt>
    <w:p w:rsidR="005C6BDB" w:rsidRDefault="005C6BDB" w:rsidP="005C6BDB">
      <w:pPr>
        <w:pStyle w:val="Sansinterligne"/>
      </w:pPr>
    </w:p>
    <w:p w:rsidR="005C6BDB" w:rsidRDefault="005C6BDB" w:rsidP="005C6BDB">
      <w:r>
        <w:br w:type="page"/>
      </w:r>
    </w:p>
    <w:p w:rsidR="005C6BDB" w:rsidRDefault="005C6BDB" w:rsidP="00A23F60">
      <w:pPr>
        <w:pStyle w:val="Sansinterligne"/>
      </w:pPr>
    </w:p>
    <w:p w:rsidR="005C6BDB" w:rsidRDefault="005C6BDB" w:rsidP="00A23F60">
      <w:pPr>
        <w:pStyle w:val="Sansinterligne"/>
      </w:pPr>
    </w:p>
    <w:p w:rsidR="00A23F60" w:rsidRDefault="00335053" w:rsidP="00A23F60">
      <w:pPr>
        <w:pStyle w:val="Sansinterligne"/>
      </w:pPr>
      <w:hyperlink r:id="rId9" w:history="1">
        <w:r w:rsidR="00A23F60" w:rsidRPr="0011349A">
          <w:rPr>
            <w:rStyle w:val="Lienhypertexte"/>
          </w:rPr>
          <w:t>http://eskimon.fr/102-arduino-301-generalites-voie-serie</w:t>
        </w:r>
      </w:hyperlink>
      <w:r w:rsidR="00A23F60">
        <w:t xml:space="preserve"> </w:t>
      </w:r>
    </w:p>
    <w:p w:rsidR="00A23F60" w:rsidRDefault="00A23F60" w:rsidP="00A23F60">
      <w:pPr>
        <w:pStyle w:val="Sansinterligne"/>
      </w:pPr>
    </w:p>
    <w:p w:rsidR="00A23F60" w:rsidRDefault="00335053" w:rsidP="00A23F60">
      <w:pPr>
        <w:pStyle w:val="Sansinterligne"/>
      </w:pPr>
      <w:hyperlink r:id="rId10" w:history="1">
        <w:r w:rsidR="00A23F60" w:rsidRPr="0011349A">
          <w:rPr>
            <w:rStyle w:val="Lienhypertexte"/>
          </w:rPr>
          <w:t>https://www.arduino.cc/en/Tutorial/ArduinoSoftwareRS232</w:t>
        </w:r>
      </w:hyperlink>
      <w:r w:rsidR="00A23F60">
        <w:t xml:space="preserve"> </w:t>
      </w:r>
    </w:p>
    <w:p w:rsidR="00A23F60" w:rsidRDefault="00A23F60" w:rsidP="00A23F60">
      <w:pPr>
        <w:pStyle w:val="Sansinterligne"/>
      </w:pPr>
    </w:p>
    <w:p w:rsidR="00A23F60" w:rsidRDefault="00335053" w:rsidP="00A23F60">
      <w:pPr>
        <w:pStyle w:val="Sansinterligne"/>
      </w:pPr>
      <w:hyperlink r:id="rId11" w:history="1">
        <w:r w:rsidR="00A23F60" w:rsidRPr="0011349A">
          <w:rPr>
            <w:rStyle w:val="Lienhypertexte"/>
          </w:rPr>
          <w:t>https://www.jujens.eu/posts/2014/May/05/Communication-serie/</w:t>
        </w:r>
      </w:hyperlink>
      <w:r w:rsidR="00A23F60">
        <w:t xml:space="preserve"> </w:t>
      </w:r>
    </w:p>
    <w:p w:rsidR="00A23F60" w:rsidRDefault="00A23F60" w:rsidP="00A23F60">
      <w:pPr>
        <w:pStyle w:val="Sansinterligne"/>
      </w:pPr>
    </w:p>
    <w:p w:rsidR="00D261B3" w:rsidRDefault="00A053CD" w:rsidP="00A23F60">
      <w:pPr>
        <w:pStyle w:val="Sansinterligne"/>
      </w:pPr>
      <w:hyperlink r:id="rId12" w:history="1">
        <w:r w:rsidR="00D261B3" w:rsidRPr="0011349A">
          <w:rPr>
            <w:rStyle w:val="Lienhypertexte"/>
          </w:rPr>
          <w:t>https://www.sparkfun.com/products/13029</w:t>
        </w:r>
      </w:hyperlink>
      <w:r w:rsidR="00D261B3">
        <w:t xml:space="preserve"> </w:t>
      </w:r>
    </w:p>
    <w:p w:rsidR="00D261B3" w:rsidRDefault="00D261B3" w:rsidP="00A23F60">
      <w:pPr>
        <w:pStyle w:val="Sansinterligne"/>
      </w:pPr>
    </w:p>
    <w:p w:rsidR="00F7228C" w:rsidRDefault="00335053" w:rsidP="00A23F60">
      <w:pPr>
        <w:pStyle w:val="Sansinterligne"/>
      </w:pPr>
      <w:hyperlink r:id="rId13" w:history="1">
        <w:r w:rsidR="00F7228C" w:rsidRPr="00E942A3">
          <w:rPr>
            <w:rStyle w:val="Lienhypertexte"/>
          </w:rPr>
          <w:t>https://www.arduino.cc/en/Tutorial/ArduinoSoftwareRS232</w:t>
        </w:r>
      </w:hyperlink>
      <w:r w:rsidR="00F7228C">
        <w:t xml:space="preserve"> </w:t>
      </w:r>
    </w:p>
    <w:p w:rsidR="00D261B3" w:rsidRDefault="00D261B3" w:rsidP="00A23F60">
      <w:pPr>
        <w:pStyle w:val="Sansinterligne"/>
      </w:pPr>
    </w:p>
    <w:p w:rsidR="000C2679" w:rsidRDefault="000C2679" w:rsidP="00A23F60">
      <w:pPr>
        <w:pStyle w:val="Sansinterligne"/>
      </w:pPr>
      <w:r>
        <w:t xml:space="preserve">Shield Aliexpress </w:t>
      </w:r>
      <w:hyperlink r:id="rId14" w:history="1">
        <w:r w:rsidRPr="006D775B">
          <w:rPr>
            <w:rStyle w:val="Lienhypertexte"/>
          </w:rPr>
          <w:t>https://www.aliexpress.com/store/1548016</w:t>
        </w:r>
      </w:hyperlink>
      <w:r>
        <w:t xml:space="preserve"> </w:t>
      </w:r>
    </w:p>
    <w:p w:rsidR="000C2679" w:rsidRDefault="000C2679" w:rsidP="00A23F60">
      <w:pPr>
        <w:pStyle w:val="Sansinterligne"/>
      </w:pPr>
    </w:p>
    <w:p w:rsidR="000C2679" w:rsidRDefault="000C2679" w:rsidP="00A23F60">
      <w:pPr>
        <w:pStyle w:val="Sansinterligne"/>
      </w:pPr>
    </w:p>
    <w:p w:rsidR="000C2679" w:rsidRDefault="000C2679" w:rsidP="00A23F60">
      <w:pPr>
        <w:pStyle w:val="Sansinterligne"/>
      </w:pPr>
    </w:p>
    <w:p w:rsidR="000C2679" w:rsidRDefault="000C2679" w:rsidP="00A23F60">
      <w:pPr>
        <w:pStyle w:val="Sansinterligne"/>
      </w:pPr>
    </w:p>
    <w:p w:rsidR="005C6BDB" w:rsidRDefault="005C6BDB">
      <w:r>
        <w:br w:type="page"/>
      </w:r>
    </w:p>
    <w:p w:rsidR="005C6BDB" w:rsidRDefault="005C6BDB" w:rsidP="00A23F60">
      <w:pPr>
        <w:pStyle w:val="Sansinterligne"/>
      </w:pPr>
    </w:p>
    <w:p w:rsidR="009E06BA" w:rsidRDefault="009E06BA" w:rsidP="009E06BA">
      <w:pPr>
        <w:pStyle w:val="Titre1"/>
      </w:pPr>
      <w:bookmarkStart w:id="1" w:name="_Toc473877260"/>
      <w:r>
        <w:t>[ Arduino 301] Généralités sur la voie série</w:t>
      </w:r>
      <w:bookmarkEnd w:id="1"/>
    </w:p>
    <w:p w:rsidR="009E06BA" w:rsidRDefault="009E06BA" w:rsidP="009E06BA">
      <w:r>
        <w:t xml:space="preserve">Posté par </w:t>
      </w:r>
      <w:hyperlink r:id="rId15" w:tooltip="View all posts by Eskimon" w:history="1">
        <w:r>
          <w:rPr>
            <w:rStyle w:val="Lienhypertexte"/>
          </w:rPr>
          <w:t>Eskimon</w:t>
        </w:r>
      </w:hyperlink>
      <w:r>
        <w:t xml:space="preserve"> le </w:t>
      </w:r>
      <w:hyperlink r:id="rId16" w:history="1">
        <w:r>
          <w:rPr>
            <w:rStyle w:val="Lienhypertexte"/>
          </w:rPr>
          <w:t xml:space="preserve">10 décembre 2013, 8:03 </w:t>
        </w:r>
      </w:hyperlink>
    </w:p>
    <w:p w:rsidR="009E06BA" w:rsidRDefault="009E06BA" w:rsidP="009E06BA">
      <w:pPr>
        <w:pStyle w:val="introduction"/>
      </w:pPr>
      <w:r>
        <w:t xml:space="preserve">La communication… que ferait-on sans ! Le téléphone, Internet, la télévision, les journaux, la publicité… rien de tout cela n’existerait s’il n’y avait pas de communication. Évidemment, ce n’est pas de ces moyens là dont nous allons faire l’objet dans la partie présente. Non, nous allons voir un moyen de communication que possède la carte Arduino. Vous pourrez ainsi faire communiquer votre carte avec un ordinateur ou bien une autre carte Arduino ! Et oui ! Elle en a sous le capot cette petite carte ! </w:t>
      </w:r>
      <w:r>
        <w:rPr>
          <w:noProof/>
        </w:rPr>
        <mc:AlternateContent>
          <mc:Choice Requires="wps">
            <w:drawing>
              <wp:inline distT="0" distB="0" distL="0" distR="0">
                <wp:extent cx="302260" cy="302260"/>
                <wp:effectExtent l="0" t="0" r="0" b="0"/>
                <wp:docPr id="25" name="Rectangle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B5&#10;DsccwwIAAMYFAAAOAAAAAAAAAAAAAAAAAC4CAABkcnMvZTJvRG9jLnhtbFBLAQItABQABgAIAAAA&#10;IQACnVV42QAAAAMBAAAPAAAAAAAAAAAAAAAAAB0FAABkcnMvZG93bnJldi54bWxQSwUGAAAAAAQA&#10;BADzAAAAIwYAAAAA&#10;" filled="f" stroked="f">
                <o:lock v:ext="edit" aspectratio="t"/>
                <w10:anchorlock/>
              </v:rect>
            </w:pict>
          </mc:Fallback>
        </mc:AlternateContent>
      </w:r>
    </w:p>
    <w:p w:rsidR="009E06BA" w:rsidRDefault="009E06BA" w:rsidP="009E06BA">
      <w:r>
        <w:rPr>
          <w:rStyle w:val="lev"/>
        </w:rPr>
        <w:t>Sommaire</w:t>
      </w:r>
    </w:p>
    <w:p w:rsidR="009E06BA" w:rsidRDefault="00335053" w:rsidP="009E06BA">
      <w:pPr>
        <w:numPr>
          <w:ilvl w:val="0"/>
          <w:numId w:val="1"/>
        </w:numPr>
        <w:spacing w:before="100" w:beforeAutospacing="1" w:after="100" w:afterAutospacing="1" w:line="240" w:lineRule="auto"/>
      </w:pPr>
      <w:hyperlink r:id="rId17" w:anchor="770226" w:history="1">
        <w:r w:rsidR="009E06BA">
          <w:rPr>
            <w:rStyle w:val="Lienhypertexte"/>
          </w:rPr>
          <w:t>Communiquer, pourquoi ?</w:t>
        </w:r>
      </w:hyperlink>
    </w:p>
    <w:p w:rsidR="009E06BA" w:rsidRDefault="00335053" w:rsidP="009E06BA">
      <w:pPr>
        <w:numPr>
          <w:ilvl w:val="0"/>
          <w:numId w:val="1"/>
        </w:numPr>
        <w:spacing w:before="100" w:beforeAutospacing="1" w:after="100" w:afterAutospacing="1" w:line="240" w:lineRule="auto"/>
      </w:pPr>
      <w:hyperlink r:id="rId18" w:anchor="770227" w:history="1">
        <w:r w:rsidR="009E06BA">
          <w:rPr>
            <w:rStyle w:val="Lienhypertexte"/>
          </w:rPr>
          <w:t>La norme RS232</w:t>
        </w:r>
      </w:hyperlink>
    </w:p>
    <w:p w:rsidR="009E06BA" w:rsidRDefault="00335053" w:rsidP="009E06BA">
      <w:pPr>
        <w:numPr>
          <w:ilvl w:val="0"/>
          <w:numId w:val="1"/>
        </w:numPr>
        <w:spacing w:before="100" w:beforeAutospacing="1" w:after="100" w:afterAutospacing="1" w:line="240" w:lineRule="auto"/>
      </w:pPr>
      <w:hyperlink r:id="rId19" w:anchor="771592" w:history="1">
        <w:r w:rsidR="009E06BA">
          <w:rPr>
            <w:rStyle w:val="Lienhypertexte"/>
          </w:rPr>
          <w:t>Connexion série entre Arduino et …</w:t>
        </w:r>
      </w:hyperlink>
    </w:p>
    <w:p w:rsidR="009E06BA" w:rsidRDefault="00335053" w:rsidP="009E06BA">
      <w:pPr>
        <w:numPr>
          <w:ilvl w:val="0"/>
          <w:numId w:val="1"/>
        </w:numPr>
        <w:spacing w:before="100" w:beforeAutospacing="1" w:after="100" w:afterAutospacing="1" w:line="240" w:lineRule="auto"/>
      </w:pPr>
      <w:hyperlink r:id="rId20" w:anchor="775484" w:history="1">
        <w:r w:rsidR="009E06BA">
          <w:rPr>
            <w:rStyle w:val="Lienhypertexte"/>
          </w:rPr>
          <w:t>Au delà d’Arduino avec la connexion série</w:t>
        </w:r>
      </w:hyperlink>
    </w:p>
    <w:p w:rsidR="009E06BA" w:rsidRDefault="009E06BA" w:rsidP="009E06BA">
      <w:pPr>
        <w:pStyle w:val="Titre2"/>
      </w:pPr>
      <w:bookmarkStart w:id="2" w:name="_Toc473877261"/>
      <w:r>
        <w:t>Communiquer, pourquoi ?</w:t>
      </w:r>
      <w:bookmarkEnd w:id="2"/>
    </w:p>
    <w:p w:rsidR="009E06BA" w:rsidRDefault="009E06BA" w:rsidP="009E06BA">
      <w:r>
        <w:t xml:space="preserve">Nous avons vu dans la partie précédente où nous faisions nos premiers pas avec Arduino, comment utiliser la carte. Nous avons principalement utilisé des LED pour communiquer à l’utilisateur (donc vous, à priori) certaines informations. Cela pouvait être une LED ou un groupe de LED qui peut indiquer tout et n’importe quoi, ou bien un afficheur 7 segments qui affiche des chiffres ou certains caractères pouvant tout aussi bien indiquer quelque chose. Tout dépend de ce que vous voulez signaler avec les moyens que vous mettez à disposition. On peut très bien imaginer un ensemble de LED ayant chacune un nom, sigle ou autre marqueur pour indiquer, selon l’état d’une ou plusieurs d’entre-elles, un mode de fonctionnement ou bien une erreur ou panne d’un système. Cependant, cette solution reste tout de même précaire et demande à l’utilisateur d’être devant le système de signalisation. Aujourd’hui, avec l’avancée de la technologie et du « tout connecté », il serait fâcheux de ne pouvoir aller plus loin. Je vais donc vous présenter un nouveau moyen de </w:t>
      </w:r>
      <w:r>
        <w:rPr>
          <w:rStyle w:val="lev"/>
        </w:rPr>
        <w:t>communication</w:t>
      </w:r>
      <w:r>
        <w:t xml:space="preserve"> grâce à la </w:t>
      </w:r>
      <w:r>
        <w:rPr>
          <w:rStyle w:val="lev"/>
        </w:rPr>
        <w:t>voie série</w:t>
      </w:r>
      <w:r>
        <w:t xml:space="preserve"> (ou « liaison série »), qui va vous permettre de communiquer des informations à l’utilisateur par divers intermédiaires. A la fin de la partie, vous serez capable de transmettre des informations à un ordinateur ou une autre carte Arduino.</w:t>
      </w:r>
    </w:p>
    <w:p w:rsidR="009E06BA" w:rsidRDefault="009E06BA" w:rsidP="009E06BA">
      <w:pPr>
        <w:pStyle w:val="Titre3"/>
      </w:pPr>
      <w:bookmarkStart w:id="3" w:name="_Toc473877262"/>
      <w:r>
        <w:t>Transmettre des informations</w:t>
      </w:r>
      <w:bookmarkEnd w:id="3"/>
    </w:p>
    <w:p w:rsidR="009E06BA" w:rsidRDefault="009E06BA" w:rsidP="009E06BA">
      <w:pPr>
        <w:pStyle w:val="NormalWeb"/>
      </w:pPr>
      <w:r>
        <w:t>Tel est le principal objectif de la communication. Mais comment transmettre des informations… et puis quelles informations ? Avec votre carte Arduino, vous aurez certainement besoin de transmettre des mesures de températures ou autres grandeurs (tension, luminosité, etc.). Ces informations pourront alimenter une base de donnée, servir dans un calcul, ou à autre chose. Tout dépendra de ce que vous en ferez.</w:t>
      </w:r>
    </w:p>
    <w:p w:rsidR="009E06BA" w:rsidRDefault="009E06BA" w:rsidP="009E06BA">
      <w:pPr>
        <w:pStyle w:val="Titre4"/>
      </w:pPr>
      <w:r>
        <w:t>Émetteur et récepteur</w:t>
      </w:r>
    </w:p>
    <w:p w:rsidR="009E06BA" w:rsidRDefault="009E06BA" w:rsidP="009E06BA">
      <w:pPr>
        <w:pStyle w:val="NormalWeb"/>
      </w:pPr>
      <w:r>
        <w:t xml:space="preserve">Lorsque l’on communique des informations, il faut nécessairement un </w:t>
      </w:r>
      <w:r>
        <w:rPr>
          <w:rStyle w:val="lev"/>
        </w:rPr>
        <w:t>émetteur</w:t>
      </w:r>
      <w:r>
        <w:t xml:space="preserve">, qui va transmettre les informations à communiquer, et un </w:t>
      </w:r>
      <w:r>
        <w:rPr>
          <w:rStyle w:val="lev"/>
        </w:rPr>
        <w:t>récepteur</w:t>
      </w:r>
      <w:r>
        <w:t>, qui va recevoir les informations pour les traiter.</w:t>
      </w:r>
    </w:p>
    <w:p w:rsidR="009E06BA" w:rsidRDefault="009E06BA" w:rsidP="009E06BA">
      <w:r>
        <w:rPr>
          <w:noProof/>
          <w:lang w:eastAsia="fr-FR"/>
        </w:rPr>
        <w:lastRenderedPageBreak/>
        <w:drawing>
          <wp:inline distT="0" distB="0" distL="0" distR="0">
            <wp:extent cx="4126865" cy="1002030"/>
            <wp:effectExtent l="0" t="0" r="6985" b="7620"/>
            <wp:docPr id="24" name="Image 24" descr="http://eskimon.fr/wp-content/uploads/tuto/42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skimon.fr/wp-content/uploads/tuto/4230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1002030"/>
                    </a:xfrm>
                    <a:prstGeom prst="rect">
                      <a:avLst/>
                    </a:prstGeom>
                    <a:noFill/>
                    <a:ln>
                      <a:noFill/>
                    </a:ln>
                  </pic:spPr>
                </pic:pic>
              </a:graphicData>
            </a:graphic>
          </wp:inline>
        </w:drawing>
      </w:r>
    </w:p>
    <w:p w:rsidR="009E06BA" w:rsidRDefault="009E06BA" w:rsidP="009E06BA">
      <w:pPr>
        <w:pStyle w:val="NormalWeb"/>
      </w:pPr>
      <w:r>
        <w:t>Dans le cas présent, deux carte Arduino communiquent. L’une communique à l’autre tandis que l’autre réceptionne le message envoyé par la première.</w:t>
      </w:r>
    </w:p>
    <w:p w:rsidR="009E06BA" w:rsidRDefault="009E06BA" w:rsidP="009E06BA">
      <w:pPr>
        <w:pStyle w:val="question"/>
      </w:pPr>
      <w:r>
        <w:t>Pourtant, il y a deux flèches sur ton dessin. L’autre aussi, qui réceptionne le message, peut envoyer des données ?</w:t>
      </w:r>
    </w:p>
    <w:p w:rsidR="009E06BA" w:rsidRDefault="009E06BA" w:rsidP="009E06BA">
      <w:pPr>
        <w:pStyle w:val="NormalWeb"/>
      </w:pPr>
      <w:r>
        <w:t>Absolument ! Cependant, tout dépend du type de communication.</w:t>
      </w:r>
    </w:p>
    <w:p w:rsidR="009E06BA" w:rsidRDefault="009E06BA" w:rsidP="009E06BA">
      <w:pPr>
        <w:pStyle w:val="Titre4"/>
      </w:pPr>
      <w:r>
        <w:t>La communication en trois cas</w:t>
      </w:r>
    </w:p>
    <w:p w:rsidR="009E06BA" w:rsidRDefault="009E06BA" w:rsidP="009E06BA">
      <w:pPr>
        <w:pStyle w:val="NormalWeb"/>
      </w:pPr>
      <w:r>
        <w:t xml:space="preserve">Pour parler, on peut par exemple différencier trois types de conversations. A chaque conversation, il n’y a que deux interlocuteurs. On ne peut effectivement pas en faire communiquer plus dans notre cas ! On dit que c’est une communication </w:t>
      </w:r>
      <w:r>
        <w:rPr>
          <w:rStyle w:val="lev"/>
        </w:rPr>
        <w:t>point-à-point</w:t>
      </w:r>
      <w:r>
        <w:t>.</w:t>
      </w:r>
    </w:p>
    <w:p w:rsidR="009E06BA" w:rsidRDefault="009E06BA" w:rsidP="009E06BA">
      <w:pPr>
        <w:numPr>
          <w:ilvl w:val="0"/>
          <w:numId w:val="2"/>
        </w:numPr>
        <w:spacing w:before="100" w:beforeAutospacing="1" w:after="100" w:afterAutospacing="1" w:line="240" w:lineRule="auto"/>
      </w:pPr>
      <w:r>
        <w:t xml:space="preserve">Le premier type serait lorsqu’un interlocuteur parle à son compère sans que celui-ci dise quoi que ce soit puisqu’il ne peut pas répondre. Il est muet et se contente d’écouter. C’est une communication à sens unilatérale, ou techniquement appelée communication </w:t>
      </w:r>
      <w:r>
        <w:rPr>
          <w:rStyle w:val="lev"/>
        </w:rPr>
        <w:t>simplex</w:t>
      </w:r>
      <w:r>
        <w:t>. L’un parle et l’autre écoute.</w:t>
      </w:r>
    </w:p>
    <w:p w:rsidR="009E06BA" w:rsidRDefault="009E06BA" w:rsidP="009E06BA">
      <w:pPr>
        <w:numPr>
          <w:ilvl w:val="0"/>
          <w:numId w:val="2"/>
        </w:numPr>
        <w:spacing w:before="100" w:beforeAutospacing="1" w:after="100" w:afterAutospacing="1" w:line="240" w:lineRule="auto"/>
      </w:pPr>
      <w:r>
        <w:t xml:space="preserve">Le deuxième type serait une conversation normale où chacun des interlocuteurs est poli et attend que l’autre est finie de parler pour parler à son tour. Il s’agit d’une communication </w:t>
      </w:r>
      <w:r>
        <w:rPr>
          <w:rStyle w:val="lev"/>
        </w:rPr>
        <w:t>half-duplex</w:t>
      </w:r>
      <w:r>
        <w:t xml:space="preserve">. Chaque interlocuteur parle </w:t>
      </w:r>
      <w:r>
        <w:rPr>
          <w:rStyle w:val="lev"/>
        </w:rPr>
        <w:t>à tour de rôle</w:t>
      </w:r>
      <w:r>
        <w:t>.</w:t>
      </w:r>
    </w:p>
    <w:p w:rsidR="009E06BA" w:rsidRDefault="009E06BA" w:rsidP="009E06BA">
      <w:pPr>
        <w:numPr>
          <w:ilvl w:val="0"/>
          <w:numId w:val="2"/>
        </w:numPr>
        <w:spacing w:before="100" w:beforeAutospacing="1" w:after="100" w:afterAutospacing="1" w:line="240" w:lineRule="auto"/>
      </w:pPr>
      <w:r>
        <w:t xml:space="preserve">Enfin, il y a la conversation du type « débat politique » (ce n’est évidemment pas son vrai nom </w:t>
      </w:r>
      <w:r>
        <w:rPr>
          <w:noProof/>
          <w:lang w:eastAsia="fr-FR"/>
        </w:rPr>
        <w:drawing>
          <wp:inline distT="0" distB="0" distL="0" distR="0">
            <wp:extent cx="683895" cy="683895"/>
            <wp:effectExtent l="0" t="0" r="1905" b="1905"/>
            <wp:docPr id="23" name="Image 23" descr=":m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g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t xml:space="preserve">) où chaque interlocuteur parle en même temps que l’autre. Bon, cela dit, ce type de communication marche très bien (pas au sens politique, je parle au niveau technique !) et est très utilisé ! C’est une communication dite </w:t>
      </w:r>
      <w:r>
        <w:rPr>
          <w:rStyle w:val="lev"/>
        </w:rPr>
        <w:t>full-duplex</w:t>
      </w:r>
      <w:r>
        <w:t>.</w:t>
      </w:r>
    </w:p>
    <w:p w:rsidR="009E06BA" w:rsidRDefault="009E06BA" w:rsidP="009E06BA">
      <w:pPr>
        <w:pStyle w:val="NormalWeb"/>
      </w:pPr>
      <w:r>
        <w:t>A notre échelle, Arduino est capable de faire des communications de type full-duplex, puisqu’elle est capable de comprendre son interlocuteur tout en lui parlant en même temps.</w:t>
      </w:r>
    </w:p>
    <w:p w:rsidR="009E06BA" w:rsidRDefault="009E06BA" w:rsidP="009E06BA">
      <w:pPr>
        <w:pStyle w:val="Titre3"/>
      </w:pPr>
      <w:bookmarkStart w:id="4" w:name="_Toc473877263"/>
      <w:r>
        <w:t>Le récepteur</w:t>
      </w:r>
      <w:bookmarkEnd w:id="4"/>
    </w:p>
    <w:p w:rsidR="009E06BA" w:rsidRDefault="009E06BA" w:rsidP="009E06BA">
      <w:pPr>
        <w:pStyle w:val="NormalWeb"/>
      </w:pPr>
      <w:r>
        <w:t xml:space="preserve">Qu’en est-il ? Eh bien il peut s’agir, comme je le sous-entendais plus tôt, d’une autre carte Arduino. Cela étant, n’importe quel autre appareil utilisant la voie série et son </w:t>
      </w:r>
      <w:r>
        <w:rPr>
          <w:rStyle w:val="lev"/>
        </w:rPr>
        <w:t>protocole de communication</w:t>
      </w:r>
      <w:r>
        <w:t xml:space="preserve"> pourrait communiquer avec. Cela peut être notamment un ordinateur, c’est d’ailleurs le principal interlocuteur que nous mettrons en relation avec Arduino.</w:t>
      </w:r>
    </w:p>
    <w:p w:rsidR="009E06BA" w:rsidRDefault="009E06BA" w:rsidP="009E06BA">
      <w:pPr>
        <w:pStyle w:val="question"/>
      </w:pPr>
      <w:r>
        <w:t>C’est quoi ça, un protocole de communication ?</w:t>
      </w:r>
    </w:p>
    <w:p w:rsidR="009E06BA" w:rsidRDefault="009E06BA" w:rsidP="009E06BA">
      <w:pPr>
        <w:pStyle w:val="NormalWeb"/>
      </w:pPr>
      <w:r>
        <w:t xml:space="preserve">C’est un ensemble de règles qui régissent la façon dont communiquent deux dispositifs entre eux. Cela définit par exemple le rythme de la conversation (le débit de parole des acteurs si vous préférez), l’ordre des informations envoyées (la grammaire en quelque sorte), le nombre d’informations, etc… On peut analogiquement comparer à une phrase en français, qui place le sujet, le verbe puis le complément. C’est une </w:t>
      </w:r>
      <w:r>
        <w:lastRenderedPageBreak/>
        <w:t xml:space="preserve">forme de protocole. Si je mélange tout ça, en plaçant par exemple le sujet, le complément et le verbe, cela donnerait un style parlé de maître Yoda… bon c’est moins facilement compréhensible, mais ça le reste. En revanche, deux dispositifs qui communiquent avec un protocole différent ne se comprendront pas correctement et pourraient même interpréter des actions à effectuer qui seraient à l’opposé de ce qui est demandé. Ce serait en effet dommage que votre interlocuteur « donne le chat à manger » alors que vous lui avez demandé « donne à manger au chat » </w:t>
      </w:r>
      <w:r>
        <w:rPr>
          <w:noProof/>
        </w:rPr>
        <w:drawing>
          <wp:inline distT="0" distB="0" distL="0" distR="0">
            <wp:extent cx="683895" cy="683895"/>
            <wp:effectExtent l="0" t="0" r="1905" b="1905"/>
            <wp:docPr id="22" name="Image 22" descr=":m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rg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t xml:space="preserve">Bref, si les dispositifs communiquant n’utilisent pas le bon protocole, cela risque de devenir un véritable capharnaüm ! </w:t>
      </w:r>
    </w:p>
    <w:p w:rsidR="009E06BA" w:rsidRDefault="009E06BA" w:rsidP="009E06BA">
      <w:pPr>
        <w:pStyle w:val="Titre2"/>
      </w:pPr>
      <w:bookmarkStart w:id="5" w:name="_Toc473877264"/>
      <w:r>
        <w:t>La norme RS232</w:t>
      </w:r>
      <w:bookmarkEnd w:id="5"/>
    </w:p>
    <w:p w:rsidR="009E06BA" w:rsidRDefault="009E06BA" w:rsidP="009E06BA">
      <w:r>
        <w:t>Des liaisons séries, il en existe un paquet ! Je peux en citer quelques unes : RS-232, Universal Serial Bus (USB), Serial ATA, SPI, … Et pour dire, vous pouvez très bien inventer votre propre norme de communication pour la voie série que vous décidez de créer. L’inconvénient, bien que cela puisse être également un avantage, il n’y a que vous seul qui puissiez alors utiliser une telle communication.</w:t>
      </w:r>
    </w:p>
    <w:p w:rsidR="009E06BA" w:rsidRDefault="009E06BA" w:rsidP="009E06BA">
      <w:pPr>
        <w:pStyle w:val="question"/>
      </w:pPr>
      <w:r>
        <w:t>Et nous, laquelle allons-nous voir parmi celles-là ? Il y en a des meilleurs que d’autres ? oO</w:t>
      </w:r>
    </w:p>
    <w:p w:rsidR="009E06BA" w:rsidRDefault="009E06BA" w:rsidP="009E06BA">
      <w:pPr>
        <w:pStyle w:val="NormalWeb"/>
      </w:pPr>
      <w:r>
        <w:t>D’abord, nous allons voir la voie série utilisant la norme RS-232. Ensuite, oui, il y en a qui ont des avantages par rapport à d’autres. On peut essentiellement noter le type d’utilisation que l’on veut en faire et la vitesse à laquelle les dispositifs peuvent communiquer avec.</w:t>
      </w:r>
    </w:p>
    <w:p w:rsidR="009E06BA" w:rsidRDefault="009E06BA" w:rsidP="009E06BA">
      <w:pPr>
        <w:pStyle w:val="Titre4"/>
      </w:pPr>
      <w:r>
        <w:t>Applications de la norme</w:t>
      </w:r>
    </w:p>
    <w:p w:rsidR="009E06BA" w:rsidRDefault="009E06BA" w:rsidP="009E06BA">
      <w:pPr>
        <w:pStyle w:val="NormalWeb"/>
      </w:pPr>
      <w:r>
        <w:t xml:space="preserve">La </w:t>
      </w:r>
      <w:r>
        <w:rPr>
          <w:rStyle w:val="lev"/>
        </w:rPr>
        <w:t>norme RS-232</w:t>
      </w:r>
      <w:r>
        <w:t xml:space="preserve"> s’applique sur trois champs d’une communication de type série. Elle définit le signal électrique, le protocole utilisé et tout ce qui est lié à la mécanique (la connectique, le câblage, etc…).</w:t>
      </w:r>
    </w:p>
    <w:p w:rsidR="009E06BA" w:rsidRDefault="009E06BA" w:rsidP="009E06BA">
      <w:pPr>
        <w:pStyle w:val="Titre3"/>
      </w:pPr>
      <w:bookmarkStart w:id="6" w:name="_Toc473877265"/>
      <w:r>
        <w:t>La mécanique</w:t>
      </w:r>
      <w:bookmarkEnd w:id="6"/>
    </w:p>
    <w:p w:rsidR="009E06BA" w:rsidRDefault="009E06BA" w:rsidP="009E06BA">
      <w:pPr>
        <w:pStyle w:val="NormalWeb"/>
      </w:pPr>
      <w:r>
        <w:t>Pour communiquer via la voie série, deux dispositifs doivent avoir 3 câbles minimum.</w:t>
      </w:r>
    </w:p>
    <w:p w:rsidR="009E06BA" w:rsidRDefault="009E06BA" w:rsidP="009E06BA">
      <w:pPr>
        <w:numPr>
          <w:ilvl w:val="0"/>
          <w:numId w:val="3"/>
        </w:numPr>
        <w:spacing w:before="100" w:beforeAutospacing="1" w:after="100" w:afterAutospacing="1" w:line="240" w:lineRule="auto"/>
      </w:pPr>
      <w:r>
        <w:t xml:space="preserve">Le premier câble est la </w:t>
      </w:r>
      <w:r>
        <w:rPr>
          <w:rStyle w:val="lev"/>
        </w:rPr>
        <w:t>référence électrique</w:t>
      </w:r>
      <w:r>
        <w:t xml:space="preserve">, communément appelée </w:t>
      </w:r>
      <w:r>
        <w:rPr>
          <w:rStyle w:val="lev"/>
        </w:rPr>
        <w:t>masse électrique</w:t>
      </w:r>
      <w:r>
        <w:t>. Cela permet de prendre les mesures de tension en se fixant un même référentiel. Un peu lorsque vous vous mesurez : vous mesurez 1,7 mètre du sol au sommet de votre tête et non pas 4,4 mètre parce que vous êtes au premier étage et que vous vous basez par rapport au sol du rez-de-chaussé. Dans notre cas, on considérera que le 0V sera notre référentiel électrique commun.</w:t>
      </w:r>
    </w:p>
    <w:p w:rsidR="009E06BA" w:rsidRDefault="009E06BA" w:rsidP="009E06BA">
      <w:pPr>
        <w:numPr>
          <w:ilvl w:val="0"/>
          <w:numId w:val="3"/>
        </w:numPr>
        <w:spacing w:before="100" w:beforeAutospacing="1" w:after="100" w:afterAutospacing="1" w:line="240" w:lineRule="auto"/>
      </w:pPr>
      <w:r>
        <w:t>Les deux autres câbles permettent la transmission des données. L’un sert à l’envoi des données pour un émetteur, mais sert aussi pour la réception des données venant de l’autre émetteur. Idem pour l’autre câble. Il permet l’émission de l’un et la réception de l’autre.</w:t>
      </w:r>
    </w:p>
    <w:p w:rsidR="009E06BA" w:rsidRDefault="009E06BA" w:rsidP="009E06BA">
      <w:pPr>
        <w:spacing w:after="0"/>
      </w:pPr>
      <w:r>
        <w:rPr>
          <w:noProof/>
          <w:lang w:eastAsia="fr-FR"/>
        </w:rPr>
        <w:lastRenderedPageBreak/>
        <w:drawing>
          <wp:inline distT="0" distB="0" distL="0" distR="0">
            <wp:extent cx="4452620" cy="2838450"/>
            <wp:effectExtent l="0" t="0" r="5080" b="0"/>
            <wp:docPr id="21" name="Image 21" descr="http://eskimon.fr/wp-content/uploads/tuto/33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skimon.fr/wp-content/uploads/tuto/3395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620" cy="2838450"/>
                    </a:xfrm>
                    <a:prstGeom prst="rect">
                      <a:avLst/>
                    </a:prstGeom>
                    <a:noFill/>
                    <a:ln>
                      <a:noFill/>
                    </a:ln>
                  </pic:spPr>
                </pic:pic>
              </a:graphicData>
            </a:graphic>
          </wp:inline>
        </w:drawing>
      </w:r>
      <w:r>
        <w:br/>
      </w:r>
      <w:r>
        <w:rPr>
          <w:rStyle w:val="couleur"/>
        </w:rPr>
        <w:t xml:space="preserve">Deux cartes Arduino reliées par 3 câbles : </w:t>
      </w:r>
    </w:p>
    <w:p w:rsidR="009E06BA" w:rsidRDefault="009E06BA" w:rsidP="009E06BA">
      <w:pPr>
        <w:numPr>
          <w:ilvl w:val="0"/>
          <w:numId w:val="4"/>
        </w:numPr>
        <w:spacing w:before="100" w:beforeAutospacing="1" w:after="100" w:afterAutospacing="1" w:line="240" w:lineRule="auto"/>
      </w:pPr>
      <w:r>
        <w:t xml:space="preserve">Le </w:t>
      </w:r>
      <w:r>
        <w:rPr>
          <w:rStyle w:val="couleur"/>
          <w:b/>
          <w:bCs/>
        </w:rPr>
        <w:t>noir</w:t>
      </w:r>
      <w:r>
        <w:t xml:space="preserve"> est la masse électrique commune</w:t>
      </w:r>
    </w:p>
    <w:p w:rsidR="009E06BA" w:rsidRDefault="009E06BA" w:rsidP="009E06BA">
      <w:pPr>
        <w:numPr>
          <w:ilvl w:val="0"/>
          <w:numId w:val="4"/>
        </w:numPr>
        <w:spacing w:before="100" w:beforeAutospacing="1" w:after="100" w:afterAutospacing="1" w:line="240" w:lineRule="auto"/>
      </w:pPr>
      <w:r>
        <w:t xml:space="preserve">Le </w:t>
      </w:r>
      <w:r>
        <w:rPr>
          <w:rStyle w:val="couleur"/>
          <w:b/>
          <w:bCs/>
        </w:rPr>
        <w:t>vert</w:t>
      </w:r>
      <w:r>
        <w:t xml:space="preserve"> est celui utilisé pour l’envoi des données de la première carte (à gauche), mais sert également à la réception des données envoyées pour la deuxième carte (à droite)</w:t>
      </w:r>
    </w:p>
    <w:p w:rsidR="009E06BA" w:rsidRDefault="009E06BA" w:rsidP="009E06BA">
      <w:pPr>
        <w:numPr>
          <w:ilvl w:val="0"/>
          <w:numId w:val="4"/>
        </w:numPr>
        <w:spacing w:before="100" w:beforeAutospacing="1" w:after="100" w:afterAutospacing="1" w:line="240" w:lineRule="auto"/>
      </w:pPr>
      <w:r>
        <w:t xml:space="preserve">Le </w:t>
      </w:r>
      <w:r>
        <w:rPr>
          <w:rStyle w:val="couleur"/>
          <w:b/>
          <w:bCs/>
        </w:rPr>
        <w:t>orange</w:t>
      </w:r>
      <w:r>
        <w:t xml:space="preserve"> est celui utilisé pour l’envoi des données de la deuxième carte (à droite), mais sert également à la réception des données envoyées pour la première carte (à gauche)</w:t>
      </w:r>
    </w:p>
    <w:p w:rsidR="009E06BA" w:rsidRDefault="009E06BA" w:rsidP="009E06BA">
      <w:pPr>
        <w:pStyle w:val="NormalWeb"/>
      </w:pPr>
      <w:r>
        <w:t>Cela, il s’agit du strict minimum utilisé. La norme n’interdit pas l’utilisation d’autres câbles qui servent à faire du contrôle de flux et de la gestion des erreurs.</w:t>
      </w:r>
    </w:p>
    <w:p w:rsidR="009E06BA" w:rsidRDefault="009E06BA" w:rsidP="009E06BA">
      <w:pPr>
        <w:pStyle w:val="Titre3"/>
      </w:pPr>
      <w:bookmarkStart w:id="7" w:name="_Toc473877266"/>
      <w:r>
        <w:t>Le signal électrique et le protocole</w:t>
      </w:r>
      <w:bookmarkEnd w:id="7"/>
    </w:p>
    <w:p w:rsidR="009E06BA" w:rsidRDefault="009E06BA" w:rsidP="009E06BA">
      <w:pPr>
        <w:pStyle w:val="NormalWeb"/>
      </w:pPr>
      <w:r>
        <w:t xml:space="preserve">Avant tout, il faut savoir que pour communiquer, deux dispositifs électronique ou informatique utilisent des données sous forme de </w:t>
      </w:r>
      <w:r>
        <w:rPr>
          <w:rStyle w:val="lev"/>
        </w:rPr>
        <w:t>bits</w:t>
      </w:r>
      <w:r>
        <w:t xml:space="preserve">. Ces bits, je le rappel, sont des états logiques (vrai ou faux) qui peuvent être regroupés pour faire des ensembles de bits. Généralement, ces ensembles sont constitués de 8 bits qui forment alors un </w:t>
      </w:r>
      <w:r>
        <w:rPr>
          <w:rStyle w:val="lev"/>
        </w:rPr>
        <w:t>octet</w:t>
      </w:r>
      <w:r>
        <w:t>.</w:t>
      </w:r>
    </w:p>
    <w:p w:rsidR="009E06BA" w:rsidRDefault="009E06BA" w:rsidP="009E06BA">
      <w:pPr>
        <w:pStyle w:val="Titre4"/>
      </w:pPr>
      <w:r>
        <w:t>Les tensions utilisées</w:t>
      </w:r>
    </w:p>
    <w:p w:rsidR="009E06BA" w:rsidRDefault="009E06BA" w:rsidP="009E06BA">
      <w:pPr>
        <w:pStyle w:val="NormalWeb"/>
      </w:pPr>
      <w:r>
        <w:t>Ces bits sont en fait des niveaux de tension électrique. Et la norme RS-232 définit quelles tensions doivent être utilisées. On peut spécifier les niveaux de tension imposés par la norme dans un tableau, que voici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gridCol w:w="1589"/>
        <w:gridCol w:w="1604"/>
      </w:tblGrid>
      <w:tr w:rsidR="009E06BA" w:rsidTr="009E06BA">
        <w:trPr>
          <w:tblCellSpacing w:w="15" w:type="dxa"/>
        </w:trPr>
        <w:tc>
          <w:tcPr>
            <w:tcW w:w="0" w:type="auto"/>
            <w:vAlign w:val="center"/>
            <w:hideMark/>
          </w:tcPr>
          <w:p w:rsidR="009E06BA" w:rsidRDefault="009E06BA">
            <w:pPr>
              <w:jc w:val="center"/>
              <w:rPr>
                <w:b/>
                <w:bCs/>
                <w:sz w:val="24"/>
                <w:szCs w:val="24"/>
              </w:rPr>
            </w:pPr>
          </w:p>
        </w:tc>
        <w:tc>
          <w:tcPr>
            <w:tcW w:w="0" w:type="auto"/>
            <w:vAlign w:val="center"/>
            <w:hideMark/>
          </w:tcPr>
          <w:p w:rsidR="009E06BA" w:rsidRDefault="009E06BA">
            <w:pPr>
              <w:jc w:val="center"/>
              <w:rPr>
                <w:b/>
                <w:bCs/>
                <w:sz w:val="24"/>
                <w:szCs w:val="24"/>
              </w:rPr>
            </w:pPr>
            <w:r>
              <w:rPr>
                <w:b/>
                <w:bCs/>
              </w:rPr>
              <w:t>Niveau logique 0</w:t>
            </w:r>
          </w:p>
        </w:tc>
        <w:tc>
          <w:tcPr>
            <w:tcW w:w="0" w:type="auto"/>
            <w:vAlign w:val="center"/>
            <w:hideMark/>
          </w:tcPr>
          <w:p w:rsidR="009E06BA" w:rsidRDefault="009E06BA">
            <w:pPr>
              <w:jc w:val="center"/>
              <w:rPr>
                <w:b/>
                <w:bCs/>
                <w:sz w:val="24"/>
                <w:szCs w:val="24"/>
              </w:rPr>
            </w:pPr>
            <w:r>
              <w:rPr>
                <w:b/>
                <w:bCs/>
              </w:rPr>
              <w:t>Niveau logique 1</w:t>
            </w:r>
          </w:p>
        </w:tc>
      </w:tr>
      <w:tr w:rsidR="009E06BA" w:rsidTr="009E06BA">
        <w:trPr>
          <w:tblCellSpacing w:w="15" w:type="dxa"/>
        </w:trPr>
        <w:tc>
          <w:tcPr>
            <w:tcW w:w="0" w:type="auto"/>
            <w:vAlign w:val="center"/>
            <w:hideMark/>
          </w:tcPr>
          <w:p w:rsidR="009E06BA" w:rsidRDefault="009E06BA">
            <w:pPr>
              <w:jc w:val="center"/>
              <w:rPr>
                <w:b/>
                <w:bCs/>
                <w:sz w:val="24"/>
                <w:szCs w:val="24"/>
              </w:rPr>
            </w:pPr>
            <w:r>
              <w:rPr>
                <w:b/>
                <w:bCs/>
              </w:rPr>
              <w:t>Tension électrique minimale</w:t>
            </w:r>
          </w:p>
        </w:tc>
        <w:tc>
          <w:tcPr>
            <w:tcW w:w="0" w:type="auto"/>
            <w:vAlign w:val="center"/>
            <w:hideMark/>
          </w:tcPr>
          <w:p w:rsidR="009E06BA" w:rsidRDefault="009E06BA">
            <w:pPr>
              <w:rPr>
                <w:sz w:val="24"/>
                <w:szCs w:val="24"/>
              </w:rPr>
            </w:pPr>
            <w:r>
              <w:t>+3V</w:t>
            </w:r>
          </w:p>
        </w:tc>
        <w:tc>
          <w:tcPr>
            <w:tcW w:w="0" w:type="auto"/>
            <w:vAlign w:val="center"/>
            <w:hideMark/>
          </w:tcPr>
          <w:p w:rsidR="009E06BA" w:rsidRDefault="009E06BA">
            <w:pPr>
              <w:rPr>
                <w:sz w:val="24"/>
                <w:szCs w:val="24"/>
              </w:rPr>
            </w:pPr>
            <w:r>
              <w:t>-3V</w:t>
            </w:r>
          </w:p>
        </w:tc>
      </w:tr>
      <w:tr w:rsidR="009E06BA" w:rsidTr="009E06BA">
        <w:trPr>
          <w:tblCellSpacing w:w="15" w:type="dxa"/>
        </w:trPr>
        <w:tc>
          <w:tcPr>
            <w:tcW w:w="0" w:type="auto"/>
            <w:vAlign w:val="center"/>
            <w:hideMark/>
          </w:tcPr>
          <w:p w:rsidR="009E06BA" w:rsidRDefault="009E06BA">
            <w:pPr>
              <w:jc w:val="center"/>
              <w:rPr>
                <w:b/>
                <w:bCs/>
                <w:sz w:val="24"/>
                <w:szCs w:val="24"/>
              </w:rPr>
            </w:pPr>
            <w:r>
              <w:rPr>
                <w:b/>
                <w:bCs/>
              </w:rPr>
              <w:t>Tension électrique maximale</w:t>
            </w:r>
          </w:p>
        </w:tc>
        <w:tc>
          <w:tcPr>
            <w:tcW w:w="0" w:type="auto"/>
            <w:vAlign w:val="center"/>
            <w:hideMark/>
          </w:tcPr>
          <w:p w:rsidR="009E06BA" w:rsidRDefault="009E06BA">
            <w:pPr>
              <w:rPr>
                <w:sz w:val="24"/>
                <w:szCs w:val="24"/>
              </w:rPr>
            </w:pPr>
            <w:r>
              <w:t>+25V</w:t>
            </w:r>
          </w:p>
        </w:tc>
        <w:tc>
          <w:tcPr>
            <w:tcW w:w="0" w:type="auto"/>
            <w:vAlign w:val="center"/>
            <w:hideMark/>
          </w:tcPr>
          <w:p w:rsidR="009E06BA" w:rsidRDefault="009E06BA">
            <w:pPr>
              <w:rPr>
                <w:sz w:val="24"/>
                <w:szCs w:val="24"/>
              </w:rPr>
            </w:pPr>
            <w:r>
              <w:t>-25V</w:t>
            </w:r>
          </w:p>
        </w:tc>
      </w:tr>
    </w:tbl>
    <w:p w:rsidR="009E06BA" w:rsidRDefault="009E06BA" w:rsidP="009E06BA">
      <w:pPr>
        <w:pStyle w:val="NormalWeb"/>
      </w:pPr>
      <w:r>
        <w:t xml:space="preserve">Ainsi, toutes les tensions au delà des valeurs imposées, donc entre -3V et +3V, au dessous de -25V et au dessus de +25V, sont hors normes. Pour les tensions trop élevées (aux extrêmes de + et -25V) elles pourraient endommager le matériel. Quand aux tensions comprises entre + et -3V, eh bien elles sont </w:t>
      </w:r>
      <w:r>
        <w:lastRenderedPageBreak/>
        <w:t>ignorées car c’est dans ces zones là que se trouvent la plupart et même la quasi totalité des parasites. C’est un moyen permettant d’éviter un certain nombre d’erreurs de transmissions.</w:t>
      </w:r>
    </w:p>
    <w:p w:rsidR="009E06BA" w:rsidRDefault="009E06BA" w:rsidP="009E06BA">
      <w:pPr>
        <w:pStyle w:val="information"/>
      </w:pPr>
      <w:r>
        <w:t>Les parasites dont je parle sont simplement des pics de tensions qui peuvent survenir à cause de différentes sources (interrupteur, téléviseur, micro-ondes, …) et qui risquent alors de modifier des données lors d’une transmission effectuée grâce à la voie série.</w:t>
      </w:r>
    </w:p>
    <w:p w:rsidR="009E06BA" w:rsidRDefault="009E06BA" w:rsidP="009E06BA">
      <w:pPr>
        <w:pStyle w:val="NormalWeb"/>
      </w:pPr>
      <w:r>
        <w:t xml:space="preserve">Lorsqu’il n’y a pas de communication sur la voie série, il y a ce qu’on appelle un </w:t>
      </w:r>
      <w:r>
        <w:rPr>
          <w:rStyle w:val="lev"/>
        </w:rPr>
        <w:t>état de repos</w:t>
      </w:r>
      <w:r>
        <w:t>. C’est à dire un niveau logique toujours présent. Il s’agit du niveau logique 1. Soit une tension comprise entre -3V et -25V. Si cet état de repos n’est pas présent, c’est qu’il peut y avoir un problème de câblage.</w:t>
      </w:r>
    </w:p>
    <w:p w:rsidR="009E06BA" w:rsidRDefault="009E06BA" w:rsidP="009E06BA">
      <w:pPr>
        <w:pStyle w:val="Titre4"/>
      </w:pPr>
      <w:r>
        <w:t>Les données</w:t>
      </w:r>
    </w:p>
    <w:p w:rsidR="009E06BA" w:rsidRDefault="009E06BA" w:rsidP="009E06BA">
      <w:pPr>
        <w:pStyle w:val="NormalWeb"/>
      </w:pPr>
      <w:r>
        <w:t xml:space="preserve">Les données qui transitent par la voie série sont transmises sous une forme binaire. C’est à dire avec des niveaux logiques 0 et 1. Prenons une donnée que nous voudrions envoyer, par exemple la lettre « P » majuscule. Vous ne le saviez peut-être pas mais une lettre du clavier est codé sur un nombre de 8 bits, donc un octet. Réellement c’est en fait sur 7 bits qu’elle est codée, mais en rajoutant un 0 devant le codage, cela conserve sa valeur et permet d’avoir un codage de la lettre sur 8 bits. Ces codes sont définis selon la </w:t>
      </w:r>
      <w:r>
        <w:rPr>
          <w:rStyle w:val="lev"/>
        </w:rPr>
        <w:t>table ASCII</w:t>
      </w:r>
      <w:r>
        <w:t xml:space="preserve">. Ainsi, pour chaque caractère du clavier, on retrouve un codage sur 8 bits. Vous pouvez aller consulter cette table pour comprendre un peu comment elle fonctionne en </w:t>
      </w:r>
      <w:hyperlink r:id="rId24" w:anchor="Table_des_128_caract.C3.A8res_ASCII" w:history="1">
        <w:r>
          <w:rPr>
            <w:rStyle w:val="Lienhypertexte"/>
          </w:rPr>
          <w:t>suivant ce lien</w:t>
        </w:r>
      </w:hyperlink>
      <w:r>
        <w:t xml:space="preserve">. En haut à gauche de la table ASCII, on observe la ligne : « Code en base… » et là vous avez : 10, 8, 16, 2. Respectivement, ce sont les bases décimale (10), octale (8), hexadécimale (16) et binaire (2). Certaines ne vous sont donc pas inconnues puisque l’on en a vu. Nous, ce qui va nous intéresser, c’est la base binaire. Oui car le binaire est une succession de 0 et de 1, qui sont les états logiques 0 (LOW) et 1 (HIGH). En observant la table, on tombe sur la lettre « P » majuscule et l’on voit sa correspondance en binaire : </w:t>
      </w:r>
      <w:r>
        <w:rPr>
          <w:rStyle w:val="Accentuation"/>
        </w:rPr>
        <w:t>01010000</w:t>
      </w:r>
      <w:r>
        <w:t>.</w:t>
      </w:r>
    </w:p>
    <w:p w:rsidR="009E06BA" w:rsidRDefault="009E06BA" w:rsidP="009E06BA">
      <w:pPr>
        <w:pStyle w:val="question"/>
      </w:pPr>
      <w:r>
        <w:t>Je crois ne pas bien comprendre pourquoi on envoie une lettre… qui va la recevoir et pour quoi faire ? o_O</w:t>
      </w:r>
    </w:p>
    <w:p w:rsidR="009E06BA" w:rsidRDefault="009E06BA" w:rsidP="009E06BA">
      <w:pPr>
        <w:pStyle w:val="NormalWeb"/>
      </w:pPr>
      <w:r>
        <w:t>Il faut vous imaginer qu’il y a un destinataire. Dans notre cas, il s’agira avant tout de l’ordinateur avec lequel vous programmez votre carte. On va lui envoyer la lettre « P » mais cela pourrait être une autre lettre, une suite de lettres ou autres caractères, voire même des phrases complètes. Pour ne pas aller trop vite, nous resterons avec cette unique lettre. Lorsque l’on enverra la lettre à l’ordinateur, nous utiliserons un petit module intégré dans le logiciel Arduino pour visualiser le message réceptionné. C’est donc nous qui allons voir ce que l’on transmet via la voie série.</w:t>
      </w:r>
    </w:p>
    <w:p w:rsidR="009E06BA" w:rsidRDefault="009E06BA" w:rsidP="009E06BA">
      <w:pPr>
        <w:pStyle w:val="Titre4"/>
      </w:pPr>
      <w:r>
        <w:t>L’ordre et les délimiteurs</w:t>
      </w:r>
    </w:p>
    <w:p w:rsidR="009E06BA" w:rsidRDefault="009E06BA" w:rsidP="009E06BA">
      <w:pPr>
        <w:pStyle w:val="NormalWeb"/>
      </w:pPr>
      <w:r>
        <w:t>On va à présent voir comment est transmit un octet sur la voie série en envoyant notre exemple, la lettre « P ». Analogiquement, je vais vous montrer que cette communication par la voie série se présente un peu comme un appel téléphonique :</w:t>
      </w:r>
    </w:p>
    <w:p w:rsidR="009E06BA" w:rsidRDefault="009E06BA" w:rsidP="009E06BA">
      <w:pPr>
        <w:numPr>
          <w:ilvl w:val="0"/>
          <w:numId w:val="5"/>
        </w:numPr>
        <w:spacing w:before="100" w:beforeAutospacing="1" w:after="100" w:afterAutospacing="1" w:line="240" w:lineRule="auto"/>
      </w:pPr>
      <w:r>
        <w:t xml:space="preserve">Lorsque l’on passe un coup de fil, bien généralement on commence par dire « Bonjour » ou « Allo ». Ce début de message permet de faire l’ouverture de la conversation. En effet, si l’on reçoit un appel et que personne ne répond après avoir décroché, la conversation ne peut avoir lieu. Dans la norme RS-232, on va avoir une ouverture de la communication grâce à un </w:t>
      </w:r>
      <w:r>
        <w:rPr>
          <w:rStyle w:val="lev"/>
        </w:rPr>
        <w:t>bit de départ</w:t>
      </w:r>
      <w:r>
        <w:t>. C’est lui qui va engager la conversation avec son interlocuteur. Dans la norme RS-232, ce dernier est un état 0.</w:t>
      </w:r>
    </w:p>
    <w:p w:rsidR="009E06BA" w:rsidRDefault="009E06BA" w:rsidP="009E06BA">
      <w:pPr>
        <w:numPr>
          <w:ilvl w:val="0"/>
          <w:numId w:val="5"/>
        </w:numPr>
        <w:spacing w:before="100" w:beforeAutospacing="1" w:after="100" w:afterAutospacing="1" w:line="240" w:lineRule="auto"/>
      </w:pPr>
      <w:r>
        <w:t xml:space="preserve">Ensuite, vous allez commencer à parler et donner les informations que vous souhaitez transmettre. Ce sera les </w:t>
      </w:r>
      <w:r>
        <w:rPr>
          <w:rStyle w:val="lev"/>
        </w:rPr>
        <w:t>données</w:t>
      </w:r>
      <w:r>
        <w:t>. L’élément principal de la conversation (ici notre lettre ‘P’).</w:t>
      </w:r>
    </w:p>
    <w:p w:rsidR="009E06BA" w:rsidRDefault="009E06BA" w:rsidP="009E06BA">
      <w:pPr>
        <w:numPr>
          <w:ilvl w:val="0"/>
          <w:numId w:val="5"/>
        </w:numPr>
        <w:spacing w:before="100" w:beforeAutospacing="1" w:after="100" w:afterAutospacing="1" w:line="240" w:lineRule="auto"/>
      </w:pPr>
      <w:r>
        <w:t xml:space="preserve">Enfin, après avoir renseigné tout ce que vous aviez à dire, vous terminez la conversation par un « Au revoir » ou « Salut ! », « A plus ! » etc. Cela termine la conversation. Il y aura donc un </w:t>
      </w:r>
      <w:r>
        <w:rPr>
          <w:rStyle w:val="lev"/>
        </w:rPr>
        <w:t>bit de fin</w:t>
      </w:r>
      <w:r>
        <w:t xml:space="preserve"> ou </w:t>
      </w:r>
      <w:r>
        <w:rPr>
          <w:rStyle w:val="lev"/>
        </w:rPr>
        <w:t>bit de stop</w:t>
      </w:r>
      <w:r>
        <w:t xml:space="preserve"> qui fera de même sur la voie série. Dans la norme RS-232, c’est un état 1.</w:t>
      </w:r>
    </w:p>
    <w:p w:rsidR="009E06BA" w:rsidRDefault="009E06BA" w:rsidP="009E06BA">
      <w:pPr>
        <w:spacing w:after="0"/>
      </w:pPr>
      <w:r>
        <w:rPr>
          <w:noProof/>
          <w:lang w:eastAsia="fr-FR"/>
        </w:rPr>
        <w:lastRenderedPageBreak/>
        <w:drawing>
          <wp:inline distT="0" distB="0" distL="0" distR="0">
            <wp:extent cx="4237990" cy="1256030"/>
            <wp:effectExtent l="0" t="0" r="0" b="1270"/>
            <wp:docPr id="20" name="Image 20" descr="Chronogramme d'un échange sur la voie sé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ronogramme d'un échange sur la voie sér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7990" cy="1256030"/>
                    </a:xfrm>
                    <a:prstGeom prst="rect">
                      <a:avLst/>
                    </a:prstGeom>
                    <a:noFill/>
                    <a:ln>
                      <a:noFill/>
                    </a:ln>
                  </pic:spPr>
                </pic:pic>
              </a:graphicData>
            </a:graphic>
          </wp:inline>
        </w:drawing>
      </w:r>
    </w:p>
    <w:p w:rsidR="009E06BA" w:rsidRDefault="009E06BA" w:rsidP="009E06BA">
      <w:pPr>
        <w:pStyle w:val="NormalWeb"/>
      </w:pPr>
      <w:r>
        <w:t>C’est de cette manière là que la communication série fonctionne. D’ailleurs, savez-vous pourquoi la voie série s’appelle ainsi ? En fait, c’est parce que les données à transmettre sont envoyées une par une. Si l’on veut, elles sont à la queue leu-leu. Exactement comme une conversation entre deux personnes : la personne qui parle ne peut pas dire plusieurs phrases en même temps, ni plusieurs mots ou sons. Chaque élément se suit selon un ordre logique. L’image précédente résume la communication que l’on vient d’avoir, il n’y a plus qu’à la compléter pour envoyer la lettre « P ».</w:t>
      </w:r>
    </w:p>
    <w:p w:rsidR="009E06BA" w:rsidRDefault="009E06BA" w:rsidP="009E06BA">
      <w:pPr>
        <w:pStyle w:val="question"/>
      </w:pPr>
      <w:r>
        <w:t xml:space="preserve">Ha, je vois. Donc il y a le bit de start, notre lettre P et le bit de stop. D’après ce qu’on a dit, cela donnerait, dans l’ordre, ceci : 0 (Start) 01010000 (Données) et 1 (Stop). </w:t>
      </w:r>
      <w:r>
        <w:rPr>
          <w:noProof/>
        </w:rPr>
        <mc:AlternateContent>
          <mc:Choice Requires="wps">
            <w:drawing>
              <wp:inline distT="0" distB="0" distL="0" distR="0">
                <wp:extent cx="302260" cy="302260"/>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Ei0&#10;K+TCAgAAxgUAAA4AAAAAAAAAAAAAAAAALgIAAGRycy9lMm9Eb2MueG1sUEsBAi0AFAAGAAgAAAAh&#10;AAKdVXjZAAAAAwEAAA8AAAAAAAAAAAAAAAAAHAUAAGRycy9kb3ducmV2LnhtbFBLBQYAAAAABAAE&#10;APMAAAAiBgAAAAA=&#10;" filled="f" stroked="f">
                <o:lock v:ext="edit" aspectratio="t"/>
                <w10:anchorlock/>
              </v:rect>
            </w:pict>
          </mc:Fallback>
        </mc:AlternateContent>
      </w:r>
    </w:p>
    <w:p w:rsidR="009E06BA" w:rsidRDefault="009E06BA" w:rsidP="009E06BA">
      <w:pPr>
        <w:pStyle w:val="NormalWeb"/>
      </w:pPr>
      <w:r>
        <w:t xml:space="preserve">Eh bien… c’est presque ça. Sauf que les </w:t>
      </w:r>
      <w:del w:id="8" w:author="Unknown">
        <w:r>
          <w:delText>petits malins</w:delText>
        </w:r>
      </w:del>
      <w:r>
        <w:t xml:space="preserve"> ingénieurs qui ont inventé ce protocole ont eu la bonne idée de transmettre les données à l’envers… Par conséquent, la bonne réponse était : 0000010101. Avec un chronogramme, on observerait ceci :</w:t>
      </w:r>
    </w:p>
    <w:p w:rsidR="009E06BA" w:rsidRDefault="009E06BA" w:rsidP="009E06BA">
      <w:r>
        <w:rPr>
          <w:noProof/>
          <w:lang w:eastAsia="fr-FR"/>
        </w:rPr>
        <w:drawing>
          <wp:inline distT="0" distB="0" distL="0" distR="0">
            <wp:extent cx="4237990" cy="1256030"/>
            <wp:effectExtent l="0" t="0" r="0" b="1270"/>
            <wp:docPr id="18" name="Image 18" descr="Chronogramme de la transmission de la lettre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ronogramme de la transmission de la lettre '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990" cy="1256030"/>
                    </a:xfrm>
                    <a:prstGeom prst="rect">
                      <a:avLst/>
                    </a:prstGeom>
                    <a:noFill/>
                    <a:ln>
                      <a:noFill/>
                    </a:ln>
                  </pic:spPr>
                </pic:pic>
              </a:graphicData>
            </a:graphic>
          </wp:inline>
        </w:drawing>
      </w:r>
    </w:p>
    <w:p w:rsidR="009E06BA" w:rsidRDefault="009E06BA" w:rsidP="009E06BA">
      <w:pPr>
        <w:pStyle w:val="Titre4"/>
      </w:pPr>
      <w:r>
        <w:t>Un peu de vocabulaire</w:t>
      </w:r>
    </w:p>
    <w:p w:rsidR="009E06BA" w:rsidRDefault="009E06BA" w:rsidP="009E06BA">
      <w:pPr>
        <w:pStyle w:val="NormalWeb"/>
      </w:pPr>
      <w:r>
        <w:t xml:space="preserve">Avant de continuer à voir ce que compose le protocole RS-232, voyons un peu de vocabulaire, mais sans trop en abuser bien sûr ! </w:t>
      </w:r>
      <w:r>
        <w:rPr>
          <w:noProof/>
        </w:rPr>
        <mc:AlternateContent>
          <mc:Choice Requires="wps">
            <w:drawing>
              <wp:inline distT="0" distB="0" distL="0" distR="0">
                <wp:extent cx="302260" cy="302260"/>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Ip0&#10;VBzCAgAAxgUAAA4AAAAAAAAAAAAAAAAALgIAAGRycy9lMm9Eb2MueG1sUEsBAi0AFAAGAAgAAAAh&#10;AAKdVXjZAAAAAwEAAA8AAAAAAAAAAAAAAAAAHAUAAGRycy9kb3ducmV2LnhtbFBLBQYAAAAABAAE&#10;APMAAAAiBgAAAAA=&#10;" filled="f" stroked="f">
                <o:lock v:ext="edit" aspectratio="t"/>
                <w10:anchorlock/>
              </v:rect>
            </w:pict>
          </mc:Fallback>
        </mc:AlternateContent>
      </w:r>
      <w:r>
        <w:t xml:space="preserve">Les données sont envoyées à l’envers, je le disais. Ce qu’il faut savoir c’est que le bit de donnée qui vient après le bit de start s’appelle le </w:t>
      </w:r>
      <w:r>
        <w:rPr>
          <w:rStyle w:val="lev"/>
        </w:rPr>
        <w:t>bit de poids faible</w:t>
      </w:r>
      <w:r>
        <w:t xml:space="preserve"> ou </w:t>
      </w:r>
      <w:r>
        <w:rPr>
          <w:rStyle w:val="lev"/>
        </w:rPr>
        <w:t>LSB</w:t>
      </w:r>
      <w:r>
        <w:t xml:space="preserve"> en anglais pour Less Significant Bit. C’est un peu comme un nombre qui a des unités (tout à droite), des dizaines, des centaines, des milliers (à gauche), etc. Par exemple le nombre </w:t>
      </w:r>
      <w:r>
        <w:rPr>
          <w:rStyle w:val="Accentuation"/>
        </w:rPr>
        <w:t>6395</w:t>
      </w:r>
      <w:r>
        <w:t xml:space="preserve"> possède 5 unités (à droite), 9 dizaines, 3 centaines et 6 milliers (à gauche). On peut faire référence au bit de poids faible en binaire qui est donc à droite. Plus on s’éloigne et plus on monte vers… le bit de </w:t>
      </w:r>
      <w:r>
        <w:rPr>
          <w:rStyle w:val="lev"/>
        </w:rPr>
        <w:t>poids fort</w:t>
      </w:r>
      <w:r>
        <w:t xml:space="preserve"> ou </w:t>
      </w:r>
      <w:r>
        <w:rPr>
          <w:rStyle w:val="lev"/>
        </w:rPr>
        <w:t>MSB</w:t>
      </w:r>
      <w:r>
        <w:t xml:space="preserve"> en anglais pour Most Significant Bit. Et comme les données sont envoyées à l’envers sur la liaisons série, on aura le bit de poids faible juste après le start, donc à gauche et le bit de poids fort à droite. Avec le nombre précédent, si l’on devait le lire à l’envers cela donnerait : 5936. Bit de poids faible à gauche et à droite le bit de poids fort.</w:t>
      </w:r>
    </w:p>
    <w:p w:rsidR="009E06BA" w:rsidRDefault="009E06BA" w:rsidP="009E06BA">
      <w:r>
        <w:t xml:space="preserve">Il est donc essentiel de savoir où est le bit de poids faible pour pouvoir lire les données à l’endroit. Sinon on se retrouve avec une donnée erronée ! </w:t>
      </w:r>
    </w:p>
    <w:p w:rsidR="009E06BA" w:rsidRDefault="009E06BA" w:rsidP="009E06BA">
      <w:pPr>
        <w:pStyle w:val="NormalWeb"/>
      </w:pPr>
      <w:r>
        <w:t xml:space="preserve">Pour regrouper un peu tout ce que l’on a vu sur le protocole de la norme RS-232, voici une image extraite de </w:t>
      </w:r>
      <w:hyperlink r:id="rId27" w:history="1">
        <w:r>
          <w:rPr>
            <w:rStyle w:val="Lienhypertexte"/>
          </w:rPr>
          <w:t>cette page Wikipédia</w:t>
        </w:r>
      </w:hyperlink>
      <w:r>
        <w:t xml:space="preserve"> :</w:t>
      </w:r>
    </w:p>
    <w:p w:rsidR="009E06BA" w:rsidRDefault="009E06BA" w:rsidP="009E06BA">
      <w:r>
        <w:rPr>
          <w:noProof/>
          <w:lang w:eastAsia="fr-FR"/>
        </w:rPr>
        <w:lastRenderedPageBreak/>
        <w:drawing>
          <wp:inline distT="0" distB="0" distL="0" distR="0">
            <wp:extent cx="6877685" cy="4612005"/>
            <wp:effectExtent l="0" t="0" r="0" b="0"/>
            <wp:docPr id="16" name="Image 16" descr="http://eskimon.fr/wp-content/uploads/tuto/342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skimon.fr/wp-content/uploads/tuto/34207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7685" cy="4612005"/>
                    </a:xfrm>
                    <a:prstGeom prst="rect">
                      <a:avLst/>
                    </a:prstGeom>
                    <a:noFill/>
                    <a:ln>
                      <a:noFill/>
                    </a:ln>
                  </pic:spPr>
                </pic:pic>
              </a:graphicData>
            </a:graphic>
          </wp:inline>
        </w:drawing>
      </w:r>
    </w:p>
    <w:p w:rsidR="009E06BA" w:rsidRDefault="009E06BA" w:rsidP="009E06BA">
      <w:pPr>
        <w:pStyle w:val="NormalWeb"/>
      </w:pPr>
      <w:r>
        <w:t xml:space="preserve">Vous devrez être capable de trouver quel est le caractère envoyé sur cette trame… alors ? </w:t>
      </w:r>
      <w:r>
        <w:rPr>
          <w:noProof/>
        </w:rPr>
        <mc:AlternateContent>
          <mc:Choice Requires="wps">
            <w:drawing>
              <wp:inline distT="0" distB="0" distL="0" distR="0">
                <wp:extent cx="302260" cy="302260"/>
                <wp:effectExtent l="0" t="0" r="0" b="0"/>
                <wp:docPr id="15" name="Rectangle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NSI&#10;q73CAgAAxgUAAA4AAAAAAAAAAAAAAAAALgIAAGRycy9lMm9Eb2MueG1sUEsBAi0AFAAGAAgAAAAh&#10;AAKdVXjZAAAAAwEAAA8AAAAAAAAAAAAAAAAAHAUAAGRycy9kb3ducmV2LnhtbFBLBQYAAAAABAAE&#10;APMAAAAiBgAAAAA=&#10;" filled="f" stroked="f">
                <o:lock v:ext="edit" aspectratio="t"/>
                <w10:anchorlock/>
              </v:rect>
            </w:pict>
          </mc:Fallback>
        </mc:AlternateContent>
      </w:r>
      <w:r>
        <w:t xml:space="preserve">Indice : c’est une lettre… On lit les niveaux logiques de gauche à droite, soit 11010010 ; puis on les retourne soit 01001011 ; enfin on compare à la table ASCII et on trouve la lettre « K » majuscule. </w:t>
      </w:r>
      <w:r>
        <w:rPr>
          <w:rStyle w:val="couleur"/>
        </w:rPr>
        <w:t>Attention aux tensions négatives qui correspondent à l’état logique 1 et les tensions positives à l’état logique 0.</w:t>
      </w:r>
    </w:p>
    <w:p w:rsidR="009E06BA" w:rsidRDefault="009E06BA" w:rsidP="009E06BA">
      <w:pPr>
        <w:pStyle w:val="Titre4"/>
      </w:pPr>
      <w:r>
        <w:t>La vitesse</w:t>
      </w:r>
    </w:p>
    <w:p w:rsidR="009E06BA" w:rsidRDefault="009E06BA" w:rsidP="009E06BA">
      <w:pPr>
        <w:pStyle w:val="NormalWeb"/>
      </w:pPr>
      <w:r>
        <w:t>La norme RS-232 définit la vitesse à laquelle sont envoyée les données. Elles sont exprimés en bit par seconde (bit/s). Elle préconise des vitesse inférieures à 20 000 bits/s. Sauf qu’en pratique, il est très courant d’utiliser des débits supérieurs pouvant atteindre les 115 200 bits/s. Quand on va utiliser la voie série, on va définir la vitesse à laquelle sont transférées les données. Cette vitesse dépend de plusieurs contraintes que sont : la longueur du câble utilisé reliant les deux interlocuteurs et la vitesse à laquelle les deux interlocuteurs peuvent se comprendre. Pour vous donner un ordre d’idée, je reprend le tableau fourni sur la page Wikipédia sur la norme RS-232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gridCol w:w="3090"/>
      </w:tblGrid>
      <w:tr w:rsidR="009E06BA" w:rsidTr="009E06BA">
        <w:trPr>
          <w:tblCellSpacing w:w="15" w:type="dxa"/>
        </w:trPr>
        <w:tc>
          <w:tcPr>
            <w:tcW w:w="0" w:type="auto"/>
            <w:vAlign w:val="center"/>
            <w:hideMark/>
          </w:tcPr>
          <w:p w:rsidR="009E06BA" w:rsidRDefault="009E06BA">
            <w:pPr>
              <w:jc w:val="center"/>
              <w:rPr>
                <w:b/>
                <w:bCs/>
                <w:sz w:val="24"/>
                <w:szCs w:val="24"/>
              </w:rPr>
            </w:pPr>
            <w:r>
              <w:rPr>
                <w:b/>
                <w:bCs/>
              </w:rPr>
              <w:t>Débit en bit/s</w:t>
            </w:r>
          </w:p>
        </w:tc>
        <w:tc>
          <w:tcPr>
            <w:tcW w:w="0" w:type="auto"/>
            <w:vAlign w:val="center"/>
            <w:hideMark/>
          </w:tcPr>
          <w:p w:rsidR="009E06BA" w:rsidRDefault="009E06BA">
            <w:pPr>
              <w:jc w:val="center"/>
              <w:rPr>
                <w:b/>
                <w:bCs/>
                <w:sz w:val="24"/>
                <w:szCs w:val="24"/>
              </w:rPr>
            </w:pPr>
            <w:r>
              <w:rPr>
                <w:b/>
                <w:bCs/>
              </w:rPr>
              <w:t>Longueur du câble en mètres (m)</w:t>
            </w:r>
          </w:p>
        </w:tc>
      </w:tr>
      <w:tr w:rsidR="009E06BA" w:rsidTr="009E06BA">
        <w:trPr>
          <w:tblCellSpacing w:w="15" w:type="dxa"/>
        </w:trPr>
        <w:tc>
          <w:tcPr>
            <w:tcW w:w="0" w:type="auto"/>
            <w:vAlign w:val="center"/>
            <w:hideMark/>
          </w:tcPr>
          <w:p w:rsidR="009E06BA" w:rsidRDefault="009E06BA">
            <w:pPr>
              <w:rPr>
                <w:sz w:val="24"/>
                <w:szCs w:val="24"/>
              </w:rPr>
            </w:pPr>
            <w:r>
              <w:t>2 400</w:t>
            </w:r>
          </w:p>
        </w:tc>
        <w:tc>
          <w:tcPr>
            <w:tcW w:w="0" w:type="auto"/>
            <w:vAlign w:val="center"/>
            <w:hideMark/>
          </w:tcPr>
          <w:p w:rsidR="009E06BA" w:rsidRDefault="009E06BA">
            <w:pPr>
              <w:rPr>
                <w:sz w:val="24"/>
                <w:szCs w:val="24"/>
              </w:rPr>
            </w:pPr>
            <w:r>
              <w:t>900</w:t>
            </w:r>
          </w:p>
        </w:tc>
      </w:tr>
      <w:tr w:rsidR="009E06BA" w:rsidTr="009E06BA">
        <w:trPr>
          <w:tblCellSpacing w:w="15" w:type="dxa"/>
        </w:trPr>
        <w:tc>
          <w:tcPr>
            <w:tcW w:w="0" w:type="auto"/>
            <w:vAlign w:val="center"/>
            <w:hideMark/>
          </w:tcPr>
          <w:p w:rsidR="009E06BA" w:rsidRDefault="009E06BA">
            <w:pPr>
              <w:rPr>
                <w:sz w:val="24"/>
                <w:szCs w:val="24"/>
              </w:rPr>
            </w:pPr>
            <w:r>
              <w:t>4 800</w:t>
            </w:r>
          </w:p>
        </w:tc>
        <w:tc>
          <w:tcPr>
            <w:tcW w:w="0" w:type="auto"/>
            <w:vAlign w:val="center"/>
            <w:hideMark/>
          </w:tcPr>
          <w:p w:rsidR="009E06BA" w:rsidRDefault="009E06BA">
            <w:pPr>
              <w:rPr>
                <w:sz w:val="24"/>
                <w:szCs w:val="24"/>
              </w:rPr>
            </w:pPr>
            <w:r>
              <w:t>300</w:t>
            </w:r>
          </w:p>
        </w:tc>
      </w:tr>
      <w:tr w:rsidR="009E06BA" w:rsidTr="009E06BA">
        <w:trPr>
          <w:tblCellSpacing w:w="15" w:type="dxa"/>
        </w:trPr>
        <w:tc>
          <w:tcPr>
            <w:tcW w:w="0" w:type="auto"/>
            <w:vAlign w:val="center"/>
            <w:hideMark/>
          </w:tcPr>
          <w:p w:rsidR="009E06BA" w:rsidRDefault="009E06BA">
            <w:pPr>
              <w:rPr>
                <w:sz w:val="24"/>
                <w:szCs w:val="24"/>
              </w:rPr>
            </w:pPr>
            <w:r>
              <w:lastRenderedPageBreak/>
              <w:t>9 600</w:t>
            </w:r>
          </w:p>
        </w:tc>
        <w:tc>
          <w:tcPr>
            <w:tcW w:w="0" w:type="auto"/>
            <w:vAlign w:val="center"/>
            <w:hideMark/>
          </w:tcPr>
          <w:p w:rsidR="009E06BA" w:rsidRDefault="009E06BA">
            <w:pPr>
              <w:rPr>
                <w:sz w:val="24"/>
                <w:szCs w:val="24"/>
              </w:rPr>
            </w:pPr>
            <w:r>
              <w:t>150</w:t>
            </w:r>
          </w:p>
        </w:tc>
      </w:tr>
      <w:tr w:rsidR="009E06BA" w:rsidTr="009E06BA">
        <w:trPr>
          <w:tblCellSpacing w:w="15" w:type="dxa"/>
        </w:trPr>
        <w:tc>
          <w:tcPr>
            <w:tcW w:w="0" w:type="auto"/>
            <w:vAlign w:val="center"/>
            <w:hideMark/>
          </w:tcPr>
          <w:p w:rsidR="009E06BA" w:rsidRDefault="009E06BA">
            <w:pPr>
              <w:rPr>
                <w:sz w:val="24"/>
                <w:szCs w:val="24"/>
              </w:rPr>
            </w:pPr>
            <w:r>
              <w:t>19 200</w:t>
            </w:r>
          </w:p>
        </w:tc>
        <w:tc>
          <w:tcPr>
            <w:tcW w:w="0" w:type="auto"/>
            <w:vAlign w:val="center"/>
            <w:hideMark/>
          </w:tcPr>
          <w:p w:rsidR="009E06BA" w:rsidRDefault="009E06BA">
            <w:pPr>
              <w:rPr>
                <w:sz w:val="24"/>
                <w:szCs w:val="24"/>
              </w:rPr>
            </w:pPr>
            <w:r>
              <w:t>15</w:t>
            </w:r>
          </w:p>
        </w:tc>
      </w:tr>
    </w:tbl>
    <w:p w:rsidR="009E06BA" w:rsidRDefault="009E06BA" w:rsidP="009E06BA">
      <w:pPr>
        <w:pStyle w:val="NormalWeb"/>
      </w:pPr>
      <w:r>
        <w:t>Plus le câble est court, plus le débit pourra être élevé car moins il y a d’affaiblissement des tensions et de risque de parasites. Tandis que si la distance séparant les deux interlocuteurs grandie, la vitesse de communication diminuera de façon effective.</w:t>
      </w:r>
    </w:p>
    <w:p w:rsidR="009E06BA" w:rsidRDefault="009E06BA" w:rsidP="009E06BA">
      <w:pPr>
        <w:pStyle w:val="Titre4"/>
      </w:pPr>
      <w:r>
        <w:t>La gestion des erreurs</w:t>
      </w:r>
    </w:p>
    <w:p w:rsidR="009E06BA" w:rsidRDefault="009E06BA" w:rsidP="009E06BA">
      <w:pPr>
        <w:pStyle w:val="NormalWeb"/>
      </w:pPr>
      <w:r>
        <w:t xml:space="preserve">Malgré les tensions imposées par la norme, il arrive qu’il y ai d’autres parasites et que des erreurs de transmission surviennent. Pour limiter ce risque, il existe une solution. Elle consiste à ajouter un </w:t>
      </w:r>
      <w:r>
        <w:rPr>
          <w:rStyle w:val="lev"/>
        </w:rPr>
        <w:t>bit de parité</w:t>
      </w:r>
      <w:r>
        <w:t xml:space="preserve">. Vous allez voir, c’est hyper simple ! </w:t>
      </w:r>
      <w:r>
        <w:rPr>
          <w:noProof/>
        </w:rPr>
        <mc:AlternateContent>
          <mc:Choice Requires="wps">
            <w:drawing>
              <wp:inline distT="0" distB="0" distL="0" distR="0">
                <wp:extent cx="302260" cy="302260"/>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D/c&#10;1ALCAgAAxgUAAA4AAAAAAAAAAAAAAAAALgIAAGRycy9lMm9Eb2MueG1sUEsBAi0AFAAGAAgAAAAh&#10;AAKdVXjZAAAAAwEAAA8AAAAAAAAAAAAAAAAAHAUAAGRycy9kb3ducmV2LnhtbFBLBQYAAAAABAAE&#10;APMAAAAiBgAAAAA=&#10;" filled="f" stroked="f">
                <o:lock v:ext="edit" aspectratio="t"/>
                <w10:anchorlock/>
              </v:rect>
            </w:pict>
          </mc:Fallback>
        </mc:AlternateContent>
      </w:r>
      <w:r>
        <w:t>Juste avant le bit de stop, on va ajouter un bit qui sera pair ou impair. Donc, respectivement, soit un 0 soit un 1. Lorsque l’on utilisera la voie série, si l’on choisi une parité paire, alors le nombre de niveaux logiques 1 dans les données plus le bit de parité doit donner un nombre paire. Donc, dans le cas ou il y a 5 niveaux logiques 1 sans le bit de parité, ce dernier devra prendre un niveau logique 1 pour que le nombre de 1 dans le signal soit paire. Soit 6 au total :</w:t>
      </w:r>
    </w:p>
    <w:p w:rsidR="009E06BA" w:rsidRDefault="009E06BA" w:rsidP="009E06BA">
      <w:r>
        <w:rPr>
          <w:noProof/>
          <w:lang w:eastAsia="fr-FR"/>
        </w:rPr>
        <w:drawing>
          <wp:inline distT="0" distB="0" distL="0" distR="0">
            <wp:extent cx="4619625" cy="1256030"/>
            <wp:effectExtent l="0" t="0" r="9525" b="1270"/>
            <wp:docPr id="13" name="Image 13" descr="Chronogramme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ronogramme pa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1256030"/>
                    </a:xfrm>
                    <a:prstGeom prst="rect">
                      <a:avLst/>
                    </a:prstGeom>
                    <a:noFill/>
                    <a:ln>
                      <a:noFill/>
                    </a:ln>
                  </pic:spPr>
                </pic:pic>
              </a:graphicData>
            </a:graphic>
          </wp:inline>
        </w:drawing>
      </w:r>
    </w:p>
    <w:p w:rsidR="009E06BA" w:rsidRDefault="009E06BA" w:rsidP="009E06BA">
      <w:pPr>
        <w:pStyle w:val="NormalWeb"/>
      </w:pPr>
      <w:r>
        <w:t>Dans le cas où l’on choisirait une parité impaire, alors dans le même signal où il y a 5 niveaux logiques 1, eh bien le bit de parité devra prendre la valeur qui garde un nombre impaire de 1 dans le signal. Soit un bit de parité égal à 0 dans notre cas :</w:t>
      </w:r>
    </w:p>
    <w:p w:rsidR="009E06BA" w:rsidRDefault="009E06BA" w:rsidP="009E06BA">
      <w:r>
        <w:rPr>
          <w:noProof/>
          <w:lang w:eastAsia="fr-FR"/>
        </w:rPr>
        <w:drawing>
          <wp:inline distT="0" distB="0" distL="0" distR="0">
            <wp:extent cx="4619625" cy="1256030"/>
            <wp:effectExtent l="0" t="0" r="9525" b="1270"/>
            <wp:docPr id="12" name="Image 12" descr="Chronogramme im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ronogramme impai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1256030"/>
                    </a:xfrm>
                    <a:prstGeom prst="rect">
                      <a:avLst/>
                    </a:prstGeom>
                    <a:noFill/>
                    <a:ln>
                      <a:noFill/>
                    </a:ln>
                  </pic:spPr>
                </pic:pic>
              </a:graphicData>
            </a:graphic>
          </wp:inline>
        </w:drawing>
      </w:r>
    </w:p>
    <w:p w:rsidR="009E06BA" w:rsidRDefault="009E06BA" w:rsidP="009E06BA">
      <w:pPr>
        <w:pStyle w:val="NormalWeb"/>
      </w:pPr>
      <w:r>
        <w:t xml:space="preserve">Après, c’est le récepteur qui va vérifier si le nombre de niveaux logiques 1 est bien égale à ce que indique le bit de parité. Dans le cas où une erreur de transmissions serait survenu, ce sera au récepteur de traiter le problème et de demander à son interlocuteur de répéter. Au fait, ne vous inquiétez pas, on aura l’occasion de voir tout ça plus tard dans les prochains chapitres. De quoi s’occuper en somme… </w:t>
      </w:r>
      <w:r>
        <w:rPr>
          <w:noProof/>
        </w:rPr>
        <mc:AlternateContent>
          <mc:Choice Requires="wps">
            <w:drawing>
              <wp:inline distT="0" distB="0" distL="0" distR="0">
                <wp:extent cx="302260" cy="302260"/>
                <wp:effectExtent l="0" t="0" r="0" b="0"/>
                <wp:docPr id="11"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Jdw&#10;6TjCAgAAxgUAAA4AAAAAAAAAAAAAAAAALgIAAGRycy9lMm9Eb2MueG1sUEsBAi0AFAAGAAgAAAAh&#10;AAKdVXjZAAAAAwEAAA8AAAAAAAAAAAAAAAAAHAUAAGRycy9kb3ducmV2LnhtbFBLBQYAAAAABAAE&#10;APMAAAAiBgAAAAA=&#10;" filled="f" stroked="f">
                <o:lock v:ext="edit" aspectratio="t"/>
                <w10:anchorlock/>
              </v:rect>
            </w:pict>
          </mc:Fallback>
        </mc:AlternateContent>
      </w:r>
    </w:p>
    <w:p w:rsidR="009E06BA" w:rsidRDefault="009E06BA" w:rsidP="009E06BA">
      <w:pPr>
        <w:pStyle w:val="Titre2"/>
      </w:pPr>
      <w:bookmarkStart w:id="9" w:name="_Toc473877267"/>
      <w:r>
        <w:t>Connexion série entre Arduino et …</w:t>
      </w:r>
      <w:bookmarkEnd w:id="9"/>
    </w:p>
    <w:p w:rsidR="009E06BA" w:rsidRDefault="009E06BA" w:rsidP="009E06BA">
      <w:pPr>
        <w:pStyle w:val="question"/>
      </w:pPr>
      <w:r>
        <w:lastRenderedPageBreak/>
        <w:t>Et on connecte quoi à où pour utiliser la voie série avec la carte Arduino et le PC ? C’est le même câblage ? Et on connecte où sur le PC ?</w:t>
      </w:r>
    </w:p>
    <w:p w:rsidR="009E06BA" w:rsidRDefault="009E06BA" w:rsidP="009E06BA">
      <w:pPr>
        <w:pStyle w:val="NormalWeb"/>
      </w:pPr>
      <w:r>
        <w:t>Là, on va avoir le choix…</w:t>
      </w:r>
    </w:p>
    <w:p w:rsidR="009E06BA" w:rsidRDefault="009E06BA" w:rsidP="009E06BA">
      <w:pPr>
        <w:pStyle w:val="Titre3"/>
      </w:pPr>
      <w:bookmarkStart w:id="10" w:name="_Toc473877268"/>
      <w:r>
        <w:t>Émulation du port série</w:t>
      </w:r>
      <w:bookmarkEnd w:id="10"/>
    </w:p>
    <w:p w:rsidR="009E06BA" w:rsidRDefault="009E06BA" w:rsidP="009E06BA">
      <w:pPr>
        <w:pStyle w:val="NormalWeb"/>
      </w:pPr>
      <w:r>
        <w:t xml:space="preserve">Le premier objectif et le seul que nous mettrons en place dans le cours, va être de connecter et d’utiliser la voie série avec l’ordinateur. Pour cela, rien de plus simple, il n’y a que le câble USB à brancher entre la carte Arduino et le PC. En fait, la voie série va être </w:t>
      </w:r>
      <w:r>
        <w:rPr>
          <w:rStyle w:val="lev"/>
        </w:rPr>
        <w:t>émulée</w:t>
      </w:r>
      <w:r>
        <w:t xml:space="preserve"> à travers l’USB. C’est une forme virtuelle de cette liaison. Elle n’existe pas réellement, mais elle fonctionne comme si c’était bien une vraie voie série. Tout ça va être géré par un petit composant présent sur votre carte Arduino et le gestionnaire de port USB et périphérique de votre ordinateur.</w:t>
      </w:r>
    </w:p>
    <w:p w:rsidR="009E06BA" w:rsidRDefault="009E06BA" w:rsidP="009E06BA">
      <w:r>
        <w:rPr>
          <w:noProof/>
          <w:lang w:eastAsia="fr-FR"/>
        </w:rPr>
        <w:drawing>
          <wp:inline distT="0" distB="0" distL="0" distR="0">
            <wp:extent cx="2854325" cy="1987550"/>
            <wp:effectExtent l="0" t="0" r="3175" b="0"/>
            <wp:docPr id="10" name="Image 10" descr="http://eskimon.fr/wp-content/uploads/tuto/423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skimon.fr/wp-content/uploads/tuto/4230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325" cy="1987550"/>
                    </a:xfrm>
                    <a:prstGeom prst="rect">
                      <a:avLst/>
                    </a:prstGeom>
                    <a:noFill/>
                    <a:ln>
                      <a:noFill/>
                    </a:ln>
                  </pic:spPr>
                </pic:pic>
              </a:graphicData>
            </a:graphic>
          </wp:inline>
        </w:drawing>
      </w:r>
      <w:r>
        <w:rPr>
          <w:rStyle w:val="Accentuation"/>
        </w:rPr>
        <w:t>Le composant entouré en rouge gère l’émulation de la voie série</w:t>
      </w:r>
      <w:r>
        <w:t xml:space="preserve"> </w:t>
      </w:r>
    </w:p>
    <w:p w:rsidR="009E06BA" w:rsidRDefault="009E06BA" w:rsidP="009E06BA">
      <w:pPr>
        <w:pStyle w:val="NormalWeb"/>
      </w:pPr>
      <w:r>
        <w:t>C’est la solution la plus simple et celle que nous allons utiliser pour vos débuts.</w:t>
      </w:r>
    </w:p>
    <w:p w:rsidR="009E06BA" w:rsidRDefault="009E06BA" w:rsidP="009E06BA">
      <w:pPr>
        <w:pStyle w:val="Titre3"/>
      </w:pPr>
      <w:bookmarkStart w:id="11" w:name="_Toc473877269"/>
      <w:r>
        <w:t>Arduino et un autre microcontrôleur</w:t>
      </w:r>
      <w:bookmarkEnd w:id="11"/>
    </w:p>
    <w:p w:rsidR="009E06BA" w:rsidRDefault="009E06BA" w:rsidP="009E06BA">
      <w:pPr>
        <w:pStyle w:val="NormalWeb"/>
      </w:pPr>
      <w:r>
        <w:t>On a un peu abordé ce sujet, au début de la présentation sur la voie série. Mais, on va voir un peu plus de choses. Le but de connecter deux microcontrôleur ensemble est de pouvoir les faire communiquer entre eux pour qu’ils puissent s’échanger des données.</w:t>
      </w:r>
    </w:p>
    <w:p w:rsidR="009E06BA" w:rsidRDefault="009E06BA" w:rsidP="009E06BA">
      <w:pPr>
        <w:pStyle w:val="Titre4"/>
      </w:pPr>
      <w:r>
        <w:t>La tension des microcontrôleurs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
        <w:gridCol w:w="791"/>
      </w:tblGrid>
      <w:tr w:rsidR="009E06BA" w:rsidTr="009E06BA">
        <w:trPr>
          <w:tblCellSpacing w:w="15" w:type="dxa"/>
        </w:trPr>
        <w:tc>
          <w:tcPr>
            <w:tcW w:w="0" w:type="auto"/>
            <w:vAlign w:val="center"/>
            <w:hideMark/>
          </w:tcPr>
          <w:p w:rsidR="009E06BA" w:rsidRDefault="009E06BA">
            <w:pPr>
              <w:jc w:val="center"/>
              <w:rPr>
                <w:b/>
                <w:bCs/>
                <w:sz w:val="24"/>
                <w:szCs w:val="24"/>
              </w:rPr>
            </w:pPr>
          </w:p>
        </w:tc>
        <w:tc>
          <w:tcPr>
            <w:tcW w:w="0" w:type="auto"/>
            <w:vAlign w:val="center"/>
            <w:hideMark/>
          </w:tcPr>
          <w:p w:rsidR="009E06BA" w:rsidRDefault="009E06BA">
            <w:pPr>
              <w:jc w:val="center"/>
              <w:rPr>
                <w:b/>
                <w:bCs/>
                <w:sz w:val="24"/>
                <w:szCs w:val="24"/>
              </w:rPr>
            </w:pPr>
            <w:r>
              <w:rPr>
                <w:b/>
                <w:bCs/>
              </w:rPr>
              <w:t>Tension</w:t>
            </w:r>
          </w:p>
        </w:tc>
      </w:tr>
      <w:tr w:rsidR="009E06BA" w:rsidTr="009E06BA">
        <w:trPr>
          <w:tblCellSpacing w:w="15" w:type="dxa"/>
        </w:trPr>
        <w:tc>
          <w:tcPr>
            <w:tcW w:w="0" w:type="auto"/>
            <w:vAlign w:val="center"/>
            <w:hideMark/>
          </w:tcPr>
          <w:p w:rsidR="009E06BA" w:rsidRDefault="009E06BA">
            <w:pPr>
              <w:jc w:val="center"/>
              <w:rPr>
                <w:b/>
                <w:bCs/>
                <w:sz w:val="24"/>
                <w:szCs w:val="24"/>
              </w:rPr>
            </w:pPr>
            <w:r>
              <w:rPr>
                <w:b/>
                <w:bCs/>
              </w:rPr>
              <w:t>NL0</w:t>
            </w:r>
          </w:p>
        </w:tc>
        <w:tc>
          <w:tcPr>
            <w:tcW w:w="0" w:type="auto"/>
            <w:vAlign w:val="center"/>
            <w:hideMark/>
          </w:tcPr>
          <w:p w:rsidR="009E06BA" w:rsidRDefault="009E06BA">
            <w:pPr>
              <w:rPr>
                <w:sz w:val="24"/>
                <w:szCs w:val="24"/>
              </w:rPr>
            </w:pPr>
            <w:r>
              <w:t>0V</w:t>
            </w:r>
          </w:p>
        </w:tc>
      </w:tr>
      <w:tr w:rsidR="009E06BA" w:rsidTr="009E06BA">
        <w:trPr>
          <w:tblCellSpacing w:w="15" w:type="dxa"/>
        </w:trPr>
        <w:tc>
          <w:tcPr>
            <w:tcW w:w="0" w:type="auto"/>
            <w:vAlign w:val="center"/>
            <w:hideMark/>
          </w:tcPr>
          <w:p w:rsidR="009E06BA" w:rsidRDefault="009E06BA">
            <w:pPr>
              <w:jc w:val="center"/>
              <w:rPr>
                <w:b/>
                <w:bCs/>
                <w:sz w:val="24"/>
                <w:szCs w:val="24"/>
              </w:rPr>
            </w:pPr>
            <w:r>
              <w:rPr>
                <w:b/>
                <w:bCs/>
              </w:rPr>
              <w:t>NL1</w:t>
            </w:r>
          </w:p>
        </w:tc>
        <w:tc>
          <w:tcPr>
            <w:tcW w:w="0" w:type="auto"/>
            <w:vAlign w:val="center"/>
            <w:hideMark/>
          </w:tcPr>
          <w:p w:rsidR="009E06BA" w:rsidRDefault="009E06BA">
            <w:pPr>
              <w:rPr>
                <w:sz w:val="24"/>
                <w:szCs w:val="24"/>
              </w:rPr>
            </w:pPr>
            <w:r>
              <w:t>+5V</w:t>
            </w:r>
          </w:p>
        </w:tc>
      </w:tr>
    </w:tbl>
    <w:p w:rsidR="009E06BA" w:rsidRDefault="009E06BA" w:rsidP="009E06BA">
      <w:pPr>
        <w:pStyle w:val="NormalWeb"/>
      </w:pPr>
      <w:r>
        <w:t xml:space="preserve">Contrairement à ce qu’impose la norme RS-232, les microcontrôleur ne peuvent pas utiliser des tensions négatives. Du coup, ils utilisent les seuls et uniques tensions qu’ils peuvent utiliser, à savoir le 0V et le +5V. Il y a donc quelques petits changement au niveau de la transmission série. Un niveau logique 0 correspond à une tension de 0V et un niveau logique 1 correspond à une tension de +5V. (cf. tableau ci-contre) Fort heureusement, comme les microcontrôleurs utilisent quasiment tous cette norme, il n’y a aucun problème à connecter deux microcontrôleurs entre-eux. Cette norme s’appelle alors UART pour Universal </w:t>
      </w:r>
      <w:r>
        <w:lastRenderedPageBreak/>
        <w:t>Asynchronous Receiver Transmitter plutôt que RS232. Hormis les tensions électriques et le connecteur, c’est la même chose !</w:t>
      </w:r>
    </w:p>
    <w:p w:rsidR="009E06BA" w:rsidRDefault="009E06BA" w:rsidP="009E06BA">
      <w:pPr>
        <w:pStyle w:val="Titre4"/>
      </w:pPr>
      <w:r>
        <w:t>Croisement de données</w:t>
      </w:r>
    </w:p>
    <w:p w:rsidR="009E06BA" w:rsidRDefault="009E06BA" w:rsidP="009E06BA">
      <w:pPr>
        <w:pStyle w:val="NormalWeb"/>
      </w:pPr>
      <w:r>
        <w:t>Il va simplement falloir faire attention à bien croiser les fils. On connecte le Tx (broche de transmission) d’un microcontrôleur au Rx (broche de réception) de l’autre microcontrôleur. Et inversement, le Tx de l’autre au Rx du premier. Et bien sûr, la masse à la masse pour faire une référence commune. Exactement comme le premier schéma que je vous ai montré :</w:t>
      </w:r>
    </w:p>
    <w:p w:rsidR="009E06BA" w:rsidRDefault="009E06BA" w:rsidP="009E06BA">
      <w:r>
        <w:rPr>
          <w:noProof/>
          <w:lang w:eastAsia="fr-FR"/>
        </w:rPr>
        <w:drawing>
          <wp:inline distT="0" distB="0" distL="0" distR="0">
            <wp:extent cx="4452620" cy="2838450"/>
            <wp:effectExtent l="0" t="0" r="5080" b="0"/>
            <wp:docPr id="9" name="Image 9" descr="http://eskimon.fr/wp-content/uploads/tuto/33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skimon.fr/wp-content/uploads/tuto/3395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620" cy="2838450"/>
                    </a:xfrm>
                    <a:prstGeom prst="rect">
                      <a:avLst/>
                    </a:prstGeom>
                    <a:noFill/>
                    <a:ln>
                      <a:noFill/>
                    </a:ln>
                  </pic:spPr>
                </pic:pic>
              </a:graphicData>
            </a:graphic>
          </wp:inline>
        </w:drawing>
      </w:r>
      <w:r>
        <w:t xml:space="preserve">Tx -&gt; Rx, fil vert </w:t>
      </w:r>
      <w:r>
        <w:rPr>
          <w:rStyle w:val="couleur"/>
        </w:rPr>
        <w:t>||</w:t>
      </w:r>
      <w:r>
        <w:t xml:space="preserve"> Rx -&gt; Tx, fil orange Masse -&gt; Masse, fil noir </w:t>
      </w:r>
    </w:p>
    <w:p w:rsidR="009E06BA" w:rsidRDefault="009E06BA" w:rsidP="009E06BA">
      <w:pPr>
        <w:pStyle w:val="NormalWeb"/>
      </w:pPr>
      <w:r>
        <w:t xml:space="preserve">La couleur des fils importe peu, évidemment ! </w:t>
      </w:r>
      <w:r>
        <w:rPr>
          <w:noProof/>
        </w:rPr>
        <mc:AlternateContent>
          <mc:Choice Requires="wps">
            <w:drawing>
              <wp:inline distT="0" distB="0" distL="0" distR="0">
                <wp:extent cx="302260" cy="302260"/>
                <wp:effectExtent l="0" t="0" r="0" b="0"/>
                <wp:docPr id="8" name="Rectangle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jz0H&#10;k8ECAADE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9E06BA" w:rsidRDefault="009E06BA" w:rsidP="009E06BA">
      <w:pPr>
        <w:pStyle w:val="Titre3"/>
      </w:pPr>
      <w:bookmarkStart w:id="12" w:name="_Toc473877270"/>
      <w:r>
        <w:t>Arduino au PC</w:t>
      </w:r>
      <w:bookmarkEnd w:id="12"/>
    </w:p>
    <w:p w:rsidR="009E06BA" w:rsidRDefault="009E06BA" w:rsidP="009E06BA">
      <w:pPr>
        <w:pStyle w:val="Titre4"/>
      </w:pPr>
      <w:r>
        <w:t>Le connecteur série (ou sortie DB9)</w:t>
      </w:r>
    </w:p>
    <w:p w:rsidR="009E06BA" w:rsidRDefault="009E06BA" w:rsidP="009E06BA">
      <w:pPr>
        <w:pStyle w:val="NormalWeb"/>
      </w:pPr>
      <w:r>
        <w:t>Alors là, les enfants, je vous parle d’un temps que les moins de vingt ans ne peuvent pas connaittttrrreuhhh… Bon on reprend ! Comme énoncé, je vous parle de quelque chose qui n’existe presque plus. Ou du moins, vous ne trouverez certainement plus cette « chose » sur la connectique de votre ordinateur. En effet, je vais vous parler du connecteur DB9 (ou DE9). Il y a quelques années, l’USB n’était pas si véloce et surtout pas tant répandu. Beaucoup de matériels (surtout d’un point de vue industriel) utilisaient la voie série (et le font encore). A l’époque, les équipements se branchaient sur ce qu’on appelle une prise DB9 (9 car 9 broches). Sachez simplement que ce nom est attribué à un connecteur qui permet de relier divers matériels informatiques entre eux.</w:t>
      </w:r>
    </w:p>
    <w:p w:rsidR="009E06BA" w:rsidRDefault="009E06BA" w:rsidP="009E06BA">
      <w:r>
        <w:rPr>
          <w:noProof/>
          <w:lang w:eastAsia="fr-FR"/>
        </w:rPr>
        <w:lastRenderedPageBreak/>
        <w:drawing>
          <wp:inline distT="0" distB="0" distL="0" distR="0">
            <wp:extent cx="3045460" cy="2282190"/>
            <wp:effectExtent l="0" t="0" r="2540" b="3810"/>
            <wp:docPr id="7" name="Image 7" descr="http://eskimon.fr/wp-content/uploads/tuto/342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skimon.fr/wp-content/uploads/tuto/3424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r>
        <w:rPr>
          <w:noProof/>
          <w:lang w:eastAsia="fr-FR"/>
        </w:rPr>
        <w:drawing>
          <wp:inline distT="0" distB="0" distL="0" distR="0">
            <wp:extent cx="3045460" cy="2282190"/>
            <wp:effectExtent l="0" t="0" r="2540" b="3810"/>
            <wp:docPr id="6" name="Image 6" descr="http://eskimon.fr/wp-content/uploads/tuto/34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skimon.fr/wp-content/uploads/tuto/3424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r>
        <w:t xml:space="preserve">Photos extraites du site Wikipédia – Connecteur DB9 Mâle à gauche ; Femelle à droite </w:t>
      </w:r>
    </w:p>
    <w:p w:rsidR="009E06BA" w:rsidRDefault="009E06BA" w:rsidP="009E06BA">
      <w:pPr>
        <w:pStyle w:val="question"/>
      </w:pPr>
      <w:r>
        <w:t>A quoi ça sert ?</w:t>
      </w:r>
    </w:p>
    <w:p w:rsidR="009E06BA" w:rsidRDefault="009E06BA" w:rsidP="009E06BA">
      <w:pPr>
        <w:pStyle w:val="NormalWeb"/>
      </w:pPr>
      <w:r>
        <w:t>Si je vous parle de ça dans le chapitre sur la voie série, c’est qu’il doit y avoir un lien, non ? o_O Juste, car la voie série (je parle là de la transmission des données) est véhiculée par ce connecteur dans la norme RS-232. Donc, notre ordinateur dispose d’un connecteur DB9, qui permet de relier, via un câble adapté, sa connexion série à un autre matériel. Avant, donc, lorsqu’il était très répandu, on utilisait beaucoup ce connecteur. D’ailleurs, la première version de la carte Arduino disposait d’un tel connecteur !</w:t>
      </w:r>
    </w:p>
    <w:p w:rsidR="009E06BA" w:rsidRDefault="009E06BA" w:rsidP="009E06BA">
      <w:r>
        <w:rPr>
          <w:noProof/>
          <w:lang w:eastAsia="fr-FR"/>
        </w:rPr>
        <w:drawing>
          <wp:inline distT="0" distB="0" distL="0" distR="0">
            <wp:extent cx="3800475" cy="2647950"/>
            <wp:effectExtent l="0" t="0" r="9525" b="0"/>
            <wp:docPr id="5" name="Image 5" descr="http://eskimon.fr/wp-content/uploads/tuto/423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skimon.fr/wp-content/uploads/tuto/4230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2647950"/>
                    </a:xfrm>
                    <a:prstGeom prst="rect">
                      <a:avLst/>
                    </a:prstGeom>
                    <a:noFill/>
                    <a:ln>
                      <a:noFill/>
                    </a:ln>
                  </pic:spPr>
                </pic:pic>
              </a:graphicData>
            </a:graphic>
          </wp:inline>
        </w:drawing>
      </w:r>
      <w:r>
        <w:t xml:space="preserve">La première version de la carte Arduino, avec un connecteur DB9 </w:t>
      </w:r>
    </w:p>
    <w:p w:rsidR="009E06BA" w:rsidRDefault="009E06BA" w:rsidP="009E06BA">
      <w:pPr>
        <w:pStyle w:val="NormalWeb"/>
      </w:pPr>
      <w:r>
        <w:t>Aujourd’hui, le connecteur DB9 a déjà bien disparu mais reste présent sur les « vieux » ordinateurs ou sur d’autres appareils utilisant la voie série. C’est pourquoi, le jour où vous aurez besoin de communiquer avec un tel dispositif, il vous faudra faire un peu d’électronique…</w:t>
      </w:r>
    </w:p>
    <w:p w:rsidR="009E06BA" w:rsidRDefault="009E06BA" w:rsidP="009E06BA">
      <w:pPr>
        <w:pStyle w:val="Titre4"/>
      </w:pPr>
      <w:r>
        <w:t>Une petite histoire d’adaptation</w:t>
      </w:r>
    </w:p>
    <w:p w:rsidR="009E06BA" w:rsidRDefault="009E06BA" w:rsidP="009E06BA">
      <w:pPr>
        <w:pStyle w:val="NormalWeb"/>
      </w:pPr>
      <w:r>
        <w:t xml:space="preserve">Si vous avez donc l’occasion de connecter votre carte Arduino à un quelconque dispositif utilisant la voie série, il va falloir faire attention aux tensions…oui, encore elles ! Je l’ai déjà dis, un microcontrôleur utilise des tensions de 0V et 5V, qu’on appel TTL. Hors, la norme RS-232 impose des tensions positives et </w:t>
      </w:r>
      <w:r>
        <w:lastRenderedPageBreak/>
        <w:t>négatives comprise en +/-3V et +/-25V. Il va donc falloir adapter ces tensions. Pour cela, il existe un composant très courant et très utilisé dans ce type de cas, qu’est le MAX232.</w:t>
      </w:r>
    </w:p>
    <w:p w:rsidR="009E06BA" w:rsidRDefault="00335053" w:rsidP="009E06BA">
      <w:hyperlink r:id="rId35" w:history="1">
        <w:r w:rsidR="009E06BA">
          <w:rPr>
            <w:rStyle w:val="Lienhypertexte"/>
            <w:b/>
            <w:bCs/>
          </w:rPr>
          <w:t>Datasheet du MAX232</w:t>
        </w:r>
      </w:hyperlink>
      <w:r w:rsidR="009E06BA">
        <w:t xml:space="preserve"> </w:t>
      </w:r>
    </w:p>
    <w:p w:rsidR="009E06BA" w:rsidRDefault="009E06BA" w:rsidP="009E06BA">
      <w:pPr>
        <w:pStyle w:val="NormalWeb"/>
      </w:pPr>
      <w:r>
        <w:t>Je vous laisse regarder la datasheet et comprendre un peu le fonctionnement. Aussi, je vous met un schéma, extrait du site internet sonelec-musique.com :</w:t>
      </w:r>
    </w:p>
    <w:p w:rsidR="009E06BA" w:rsidRDefault="009E06BA" w:rsidP="009E06BA">
      <w:r>
        <w:rPr>
          <w:noProof/>
          <w:lang w:eastAsia="fr-FR"/>
        </w:rPr>
        <w:drawing>
          <wp:inline distT="0" distB="0" distL="0" distR="0">
            <wp:extent cx="954405" cy="715645"/>
            <wp:effectExtent l="0" t="0" r="0" b="8255"/>
            <wp:docPr id="4" name="Image 4" descr="http://eskimon.fr/wp-content/uploads/tuto/423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skimon.fr/wp-content/uploads/tuto/423072.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4405" cy="715645"/>
                    </a:xfrm>
                    <a:prstGeom prst="rect">
                      <a:avLst/>
                    </a:prstGeom>
                    <a:noFill/>
                    <a:ln>
                      <a:noFill/>
                    </a:ln>
                  </pic:spPr>
                </pic:pic>
              </a:graphicData>
            </a:graphic>
          </wp:inline>
        </w:drawing>
      </w:r>
    </w:p>
    <w:p w:rsidR="009E06BA" w:rsidRDefault="009E06BA" w:rsidP="009E06BA">
      <w:pPr>
        <w:pStyle w:val="NormalWeb"/>
      </w:pPr>
      <w:r>
        <w:t>Le principe de ce composant, utilisé avec quelques condensateur, est d’adapter les signaux de la voie série d’un microcontrôleur vers des tensions aux standards de la norme RS-232 et inversement. Ainsi, une fois le montage installé, vous n’avez plus à vous soucier de savoir quelle tension il faut, etc…</w:t>
      </w:r>
    </w:p>
    <w:p w:rsidR="009E06BA" w:rsidRDefault="009E06BA" w:rsidP="009E06BA">
      <w:r>
        <w:rPr>
          <w:noProof/>
          <w:lang w:eastAsia="fr-FR"/>
        </w:rPr>
        <w:drawing>
          <wp:inline distT="0" distB="0" distL="0" distR="0">
            <wp:extent cx="7386955" cy="2106930"/>
            <wp:effectExtent l="0" t="0" r="4445" b="7620"/>
            <wp:docPr id="3" name="Image 3" descr="http://eskimon.fr/wp-content/uploads/tuto/423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skimon.fr/wp-content/uploads/tuto/4230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86955" cy="2106930"/>
                    </a:xfrm>
                    <a:prstGeom prst="rect">
                      <a:avLst/>
                    </a:prstGeom>
                    <a:noFill/>
                    <a:ln>
                      <a:noFill/>
                    </a:ln>
                  </pic:spPr>
                </pic:pic>
              </a:graphicData>
            </a:graphic>
          </wp:inline>
        </w:drawing>
      </w:r>
    </w:p>
    <w:p w:rsidR="009E06BA" w:rsidRDefault="009E06BA" w:rsidP="009E06BA">
      <w:r>
        <w:t xml:space="preserve">En revanche, n’utilisez jamais ce composant pour relier deux microcontrôleurs entre eux ! Vous risqueriez d’en griller un. Ou alors il faut utiliser deux fois ce composant (un pour TTL-&gt;RS232 et l’autre pour RS232-&gt;TTL </w:t>
      </w:r>
      <w:r>
        <w:rPr>
          <w:noProof/>
          <w:lang w:eastAsia="fr-FR"/>
        </w:rPr>
        <mc:AlternateContent>
          <mc:Choice Requires="wps">
            <w:drawing>
              <wp:inline distT="0" distB="0" distL="0" distR="0">
                <wp:extent cx="302260" cy="30226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N4g&#10;oQ7CAgAAxAUAAA4AAAAAAAAAAAAAAAAALgIAAGRycy9lMm9Eb2MueG1sUEsBAi0AFAAGAAgAAAAh&#10;AAKdVXjZAAAAAwEAAA8AAAAAAAAAAAAAAAAAHAUAAGRycy9kb3ducmV2LnhtbFBLBQYAAAAABAAE&#10;APMAAAAiBgAAAAA=&#10;" filled="f" stroked="f">
                <o:lock v:ext="edit" aspectratio="t"/>
                <w10:anchorlock/>
              </v:rect>
            </w:pict>
          </mc:Fallback>
        </mc:AlternateContent>
      </w:r>
      <w:r>
        <w:t xml:space="preserve">), mais cela deviendrait alors peu utile. </w:t>
      </w:r>
    </w:p>
    <w:p w:rsidR="009E06BA" w:rsidRDefault="009E06BA" w:rsidP="009E06BA">
      <w:pPr>
        <w:pStyle w:val="NormalWeb"/>
      </w:pPr>
      <w:r>
        <w:t xml:space="preserve">Donc en sortie du MAX232, vous aurez les signaux Rx et Tx au standard RS-232. Elles dépendent de son alimentation et sont en générale centrées autour de +/-12V. Vous pourrez par exemple connecter un connecteur DB9 à la sortie du MAX232 et relier la carte Arduino à un dispositif utilisant lui aussi la voie série et un connecteur DB9. Ou même à un dispositif n’utilisant pas de connecteur DB9 mais un autre (dont il faudra connaitre le brochage) et qui utilise la voie série. </w:t>
      </w:r>
    </w:p>
    <w:p w:rsidR="009E06BA" w:rsidRDefault="009E06BA" w:rsidP="009E06BA">
      <w:pPr>
        <w:pStyle w:val="Titre2"/>
      </w:pPr>
      <w:bookmarkStart w:id="13" w:name="_Toc473877271"/>
      <w:r>
        <w:t>Au delà d’Arduino avec la connexion série</w:t>
      </w:r>
      <w:bookmarkEnd w:id="13"/>
    </w:p>
    <w:p w:rsidR="009E06BA" w:rsidRDefault="009E06BA" w:rsidP="009E06BA">
      <w:r>
        <w:t>Voici une petite annexe qui va vous présenter un peu l’utilisation du vrai port série. Je ne vous oblige pas à la lire, elle n’est pas indispensable et peu seulement servir si vous avez un jour besoin de communiquer avec un dispositif qui exploite cette voie série.</w:t>
      </w:r>
    </w:p>
    <w:p w:rsidR="009E06BA" w:rsidRDefault="009E06BA" w:rsidP="009E06BA">
      <w:pPr>
        <w:pStyle w:val="Titre3"/>
      </w:pPr>
      <w:bookmarkStart w:id="14" w:name="_Toc473877272"/>
      <w:r>
        <w:t>Le connecteur série (ou sortie DB9)</w:t>
      </w:r>
      <w:bookmarkEnd w:id="14"/>
    </w:p>
    <w:p w:rsidR="009E06BA" w:rsidRDefault="009E06BA" w:rsidP="009E06BA">
      <w:pPr>
        <w:pStyle w:val="Titre4"/>
      </w:pPr>
      <w:r>
        <w:lastRenderedPageBreak/>
        <w:t>Le brochage au complet !</w:t>
      </w:r>
    </w:p>
    <w:p w:rsidR="009E06BA" w:rsidRDefault="009E06BA" w:rsidP="009E06BA">
      <w:pPr>
        <w:pStyle w:val="question"/>
      </w:pPr>
      <w:r>
        <w:t>Oui, je veux savoir pourquoi il possède tant de broches puisque tu nous as dit que la voie série n’utilisait que 3 fils.</w:t>
      </w:r>
    </w:p>
    <w:p w:rsidR="009E06BA" w:rsidRDefault="009E06BA" w:rsidP="009E06BA">
      <w:pPr>
        <w:pStyle w:val="NormalWeb"/>
      </w:pPr>
      <w:r>
        <w:t>Eh bien, toutes ces broches ont une fonction bien précise. Je vais vous les décrire, ensuite on verra plus en détail ce que l’on peut faire avec :</w:t>
      </w:r>
    </w:p>
    <w:p w:rsidR="009E06BA" w:rsidRDefault="009E06BA" w:rsidP="009E06BA">
      <w:pPr>
        <w:numPr>
          <w:ilvl w:val="0"/>
          <w:numId w:val="6"/>
        </w:numPr>
        <w:spacing w:before="100" w:beforeAutospacing="1" w:after="100" w:afterAutospacing="1" w:line="240" w:lineRule="auto"/>
      </w:pPr>
      <w:r>
        <w:rPr>
          <w:rStyle w:val="lev"/>
        </w:rPr>
        <w:t>DCD</w:t>
      </w:r>
      <w:r>
        <w:t xml:space="preserve"> : Détection d’un signal sur la ligne. Utilisée uniquement pour la connexion de l’ordinateur à un modem ; détecte la porteuse</w:t>
      </w:r>
    </w:p>
    <w:p w:rsidR="009E06BA" w:rsidRDefault="009E06BA" w:rsidP="009E06BA">
      <w:pPr>
        <w:numPr>
          <w:ilvl w:val="0"/>
          <w:numId w:val="6"/>
        </w:numPr>
        <w:spacing w:before="100" w:beforeAutospacing="1" w:after="100" w:afterAutospacing="1" w:line="240" w:lineRule="auto"/>
      </w:pPr>
      <w:r>
        <w:rPr>
          <w:rStyle w:val="lev"/>
        </w:rPr>
        <w:t>RXD</w:t>
      </w:r>
      <w:r>
        <w:t xml:space="preserve"> : Broche de réception des données</w:t>
      </w:r>
    </w:p>
    <w:p w:rsidR="009E06BA" w:rsidRDefault="009E06BA" w:rsidP="009E06BA">
      <w:pPr>
        <w:numPr>
          <w:ilvl w:val="0"/>
          <w:numId w:val="6"/>
        </w:numPr>
        <w:spacing w:before="100" w:beforeAutospacing="1" w:after="100" w:afterAutospacing="1" w:line="240" w:lineRule="auto"/>
      </w:pPr>
      <w:r>
        <w:rPr>
          <w:rStyle w:val="lev"/>
        </w:rPr>
        <w:t>TXD</w:t>
      </w:r>
      <w:r>
        <w:t xml:space="preserve"> : Broche de transmission des données</w:t>
      </w:r>
    </w:p>
    <w:p w:rsidR="009E06BA" w:rsidRDefault="009E06BA" w:rsidP="009E06BA">
      <w:pPr>
        <w:numPr>
          <w:ilvl w:val="0"/>
          <w:numId w:val="6"/>
        </w:numPr>
        <w:spacing w:before="100" w:beforeAutospacing="1" w:after="100" w:afterAutospacing="1" w:line="240" w:lineRule="auto"/>
      </w:pPr>
      <w:r>
        <w:rPr>
          <w:rStyle w:val="lev"/>
        </w:rPr>
        <w:t>DTR</w:t>
      </w:r>
      <w:r>
        <w:t xml:space="preserve"> : Le support qui veut recevoir des données se déclare prêt à « écouter » l’autre</w:t>
      </w:r>
    </w:p>
    <w:p w:rsidR="009E06BA" w:rsidRDefault="009E06BA" w:rsidP="009E06BA">
      <w:pPr>
        <w:numPr>
          <w:ilvl w:val="0"/>
          <w:numId w:val="6"/>
        </w:numPr>
        <w:spacing w:before="100" w:beforeAutospacing="1" w:after="100" w:afterAutospacing="1" w:line="240" w:lineRule="auto"/>
      </w:pPr>
      <w:r>
        <w:rPr>
          <w:rStyle w:val="lev"/>
        </w:rPr>
        <w:t>GND</w:t>
      </w:r>
      <w:r>
        <w:t xml:space="preserve"> : Le référentiel électrique commun ; la masse</w:t>
      </w:r>
    </w:p>
    <w:p w:rsidR="009E06BA" w:rsidRDefault="009E06BA" w:rsidP="009E06BA">
      <w:pPr>
        <w:numPr>
          <w:ilvl w:val="0"/>
          <w:numId w:val="6"/>
        </w:numPr>
        <w:spacing w:before="100" w:beforeAutospacing="1" w:after="100" w:afterAutospacing="1" w:line="240" w:lineRule="auto"/>
      </w:pPr>
      <w:r>
        <w:rPr>
          <w:rStyle w:val="lev"/>
        </w:rPr>
        <w:t>DSR</w:t>
      </w:r>
      <w:r>
        <w:t xml:space="preserve"> : Le support voulant transmettre déclare avoir des choses à dire</w:t>
      </w:r>
    </w:p>
    <w:p w:rsidR="009E06BA" w:rsidRDefault="009E06BA" w:rsidP="009E06BA">
      <w:pPr>
        <w:numPr>
          <w:ilvl w:val="0"/>
          <w:numId w:val="6"/>
        </w:numPr>
        <w:spacing w:before="100" w:beforeAutospacing="1" w:after="100" w:afterAutospacing="1" w:line="240" w:lineRule="auto"/>
      </w:pPr>
      <w:r>
        <w:rPr>
          <w:rStyle w:val="lev"/>
        </w:rPr>
        <w:t>RTS</w:t>
      </w:r>
      <w:r>
        <w:t xml:space="preserve"> : Le support voulant transmettre des données indique qu’il voudrait communiquer</w:t>
      </w:r>
    </w:p>
    <w:p w:rsidR="009E06BA" w:rsidRDefault="009E06BA" w:rsidP="009E06BA">
      <w:pPr>
        <w:numPr>
          <w:ilvl w:val="0"/>
          <w:numId w:val="6"/>
        </w:numPr>
        <w:spacing w:before="100" w:beforeAutospacing="1" w:after="100" w:afterAutospacing="1" w:line="240" w:lineRule="auto"/>
      </w:pPr>
      <w:r>
        <w:rPr>
          <w:rStyle w:val="lev"/>
        </w:rPr>
        <w:t>CTS</w:t>
      </w:r>
      <w:r>
        <w:t xml:space="preserve"> : Invitation à émettre. Le support de réception attend des données</w:t>
      </w:r>
    </w:p>
    <w:p w:rsidR="009E06BA" w:rsidRDefault="009E06BA" w:rsidP="009E06BA">
      <w:pPr>
        <w:numPr>
          <w:ilvl w:val="0"/>
          <w:numId w:val="6"/>
        </w:numPr>
        <w:spacing w:before="100" w:beforeAutospacing="1" w:after="100" w:afterAutospacing="1" w:line="240" w:lineRule="auto"/>
      </w:pPr>
      <w:r>
        <w:rPr>
          <w:rStyle w:val="lev"/>
        </w:rPr>
        <w:t>RI</w:t>
      </w:r>
      <w:r>
        <w:t xml:space="preserve"> : Très peu utilisé, indiquait la sonnerie dans le cas des modems RS232</w:t>
      </w:r>
    </w:p>
    <w:p w:rsidR="009E06BA" w:rsidRDefault="009E06BA" w:rsidP="009E06BA">
      <w:pPr>
        <w:pStyle w:val="NormalWeb"/>
      </w:pPr>
      <w:r>
        <w:t>Vous voyez déjà un aperçu de ce que vous pouvez faire avec toutes ces broches. Mais parlons-en plus amplement.</w:t>
      </w:r>
    </w:p>
    <w:p w:rsidR="009E06BA" w:rsidRDefault="009E06BA" w:rsidP="009E06BA">
      <w:pPr>
        <w:pStyle w:val="Titre3"/>
      </w:pPr>
      <w:bookmarkStart w:id="15" w:name="_Toc473877273"/>
      <w:r>
        <w:t>Désolé, je suis occupé…</w:t>
      </w:r>
      <w:bookmarkEnd w:id="15"/>
    </w:p>
    <w:p w:rsidR="009E06BA" w:rsidRDefault="009E06BA" w:rsidP="009E06BA">
      <w:pPr>
        <w:pStyle w:val="NormalWeb"/>
      </w:pPr>
      <w:r>
        <w:t xml:space="preserve">Dans certains cas, et il n’est pas rare, les dispositifs communicant entre eux par l’intermédiaire de la voie série ne traitent pas les données à la même vitesse. Tout comme lorsque l’on communique avec quelqu’un, il arrive parfois qu’il n’arrive plus à suivre ce que l’on dit car il en prend des notes. Il s’annonce alors indisponible à recevoir plus d’informations. Dès qu’il est à nouveau prêt, il nous le fait savoir. Il y a un moyen, mis en place grâce à certaines broches du connecteur pour effectuer ce genre d’opération que l’on appelle le </w:t>
      </w:r>
      <w:r>
        <w:rPr>
          <w:rStyle w:val="lev"/>
        </w:rPr>
        <w:t>contrôle de flux</w:t>
      </w:r>
      <w:r>
        <w:t>. Il y a deux manières d’utiliser un contrôle de flux, nous allons les voir tout de suite.</w:t>
      </w:r>
    </w:p>
    <w:p w:rsidR="009E06BA" w:rsidRDefault="009E06BA" w:rsidP="009E06BA">
      <w:pPr>
        <w:pStyle w:val="Titre4"/>
      </w:pPr>
      <w:r>
        <w:t>Contrôle de flux logiciel</w:t>
      </w:r>
    </w:p>
    <w:p w:rsidR="009E06BA" w:rsidRDefault="009E06BA" w:rsidP="009E06BA">
      <w:pPr>
        <w:pStyle w:val="NormalWeb"/>
      </w:pPr>
      <w:r>
        <w:t xml:space="preserve">Commençons par le contrôle de flux logiciel, plus simple à utiliser que le contrôle de flux matériel. En effet, il ne nécessite que trois fils : la masse, le Rx et le TX. Eh oui, ni plus ni moins, tout se passe logiciellement. Le fonctionnement très simple de ce contrôle de flux utilise des caractères de la table ASCII, le caractère 17 et 19, respectivement nommés </w:t>
      </w:r>
      <w:r>
        <w:rPr>
          <w:rStyle w:val="lev"/>
        </w:rPr>
        <w:t>XON</w:t>
      </w:r>
      <w:r>
        <w:t xml:space="preserve"> et </w:t>
      </w:r>
      <w:r>
        <w:rPr>
          <w:rStyle w:val="lev"/>
        </w:rPr>
        <w:t>XOFF</w:t>
      </w:r>
      <w:r>
        <w:t>. Ceci se passe entre un équipement E, qui est l’émetteur, et un équipement R, qui est récepteur. Le récepteur reçoit des informations, il les traite et stockent celles qui continuent d’arriver en attendant de les traiter. Mais lorsqu’il ne peut plus stocker d’informations, le récepteur envoie le caractère XOFF pour indiquer à l’émetteur qu’il sature et qu’il n’est plus en mesure de recevoir d’autres informations. Lorsqu’il est à nouveau apte à traiter les informations, il envoie le caractère XON pour dire à l’émetteur qu’il est à nouveau prêt à écouter ce que l’émetteur à a lui dire.</w:t>
      </w:r>
    </w:p>
    <w:p w:rsidR="009E06BA" w:rsidRDefault="009E06BA" w:rsidP="009E06BA">
      <w:pPr>
        <w:pStyle w:val="Titre4"/>
      </w:pPr>
      <w:r>
        <w:t>Contrôle de flux matériel</w:t>
      </w:r>
    </w:p>
    <w:p w:rsidR="009E06BA" w:rsidRDefault="009E06BA" w:rsidP="009E06BA">
      <w:pPr>
        <w:pStyle w:val="NormalWeb"/>
      </w:pPr>
      <w:r>
        <w:t xml:space="preserve">On n’utilisera pas le contrôle de flux matériel avec Arduino car la carte n’en est pas équipée, mais il est bon pour vous que vous sachiez ce que c’est. Je ne parlerai en revanche que du contrôle matériel à 5 fils. Il en existe un autre qui utilise 9 fils. Le principe est le même que pour le contrôle logiciel. Cependant, on utilise certaines broches du connecteur DB9 dont je parlais plus haut. Ces broches sont </w:t>
      </w:r>
      <w:r>
        <w:rPr>
          <w:rStyle w:val="lev"/>
        </w:rPr>
        <w:t>RTS</w:t>
      </w:r>
      <w:r>
        <w:t xml:space="preserve"> et </w:t>
      </w:r>
      <w:r>
        <w:rPr>
          <w:rStyle w:val="lev"/>
        </w:rPr>
        <w:t>CTS</w:t>
      </w:r>
      <w:r>
        <w:t>.</w:t>
      </w:r>
    </w:p>
    <w:p w:rsidR="009E06BA" w:rsidRDefault="009E06BA" w:rsidP="009E06BA">
      <w:r>
        <w:rPr>
          <w:noProof/>
          <w:lang w:eastAsia="fr-FR"/>
        </w:rPr>
        <w:lastRenderedPageBreak/>
        <w:drawing>
          <wp:inline distT="0" distB="0" distL="0" distR="0">
            <wp:extent cx="7489825" cy="2067560"/>
            <wp:effectExtent l="0" t="0" r="0" b="8890"/>
            <wp:docPr id="1" name="Image 1" descr="http://eskimon.fr/wp-content/uploads/tuto/367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skimon.fr/wp-content/uploads/tuto/36758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89825" cy="2067560"/>
                    </a:xfrm>
                    <a:prstGeom prst="rect">
                      <a:avLst/>
                    </a:prstGeom>
                    <a:noFill/>
                    <a:ln>
                      <a:noFill/>
                    </a:ln>
                  </pic:spPr>
                </pic:pic>
              </a:graphicData>
            </a:graphic>
          </wp:inline>
        </w:drawing>
      </w:r>
    </w:p>
    <w:p w:rsidR="009E06BA" w:rsidRDefault="009E06BA" w:rsidP="009E06BA">
      <w:pPr>
        <w:pStyle w:val="NormalWeb"/>
      </w:pPr>
      <w:r>
        <w:t>Voilà le branchement adéquat pour utilise ce contrôle de flux matériel à 5 fils. Une transmission s’effectue de la manière suivante :</w:t>
      </w:r>
    </w:p>
    <w:p w:rsidR="009E06BA" w:rsidRDefault="009E06BA" w:rsidP="009E06BA">
      <w:pPr>
        <w:numPr>
          <w:ilvl w:val="0"/>
          <w:numId w:val="7"/>
        </w:numPr>
        <w:spacing w:before="100" w:beforeAutospacing="1" w:after="100" w:afterAutospacing="1" w:line="240" w:lineRule="auto"/>
      </w:pPr>
      <w:r>
        <w:t xml:space="preserve">Le dispositif 1, que je nommerais maintenant </w:t>
      </w:r>
      <w:r>
        <w:rPr>
          <w:rStyle w:val="souligne"/>
        </w:rPr>
        <w:t>l’émetteur</w:t>
      </w:r>
      <w:r>
        <w:t xml:space="preserve">, met un état logique 0 sur sa broche RTS1. Il demande donc au dispositif 2, </w:t>
      </w:r>
      <w:r>
        <w:rPr>
          <w:rStyle w:val="souligne"/>
        </w:rPr>
        <w:t>le récepteur</w:t>
      </w:r>
      <w:r>
        <w:t>, pour émettre des données.</w:t>
      </w:r>
    </w:p>
    <w:p w:rsidR="009E06BA" w:rsidRDefault="009E06BA" w:rsidP="009E06BA">
      <w:pPr>
        <w:numPr>
          <w:ilvl w:val="0"/>
          <w:numId w:val="7"/>
        </w:numPr>
        <w:spacing w:before="100" w:beforeAutospacing="1" w:after="100" w:afterAutospacing="1" w:line="240" w:lineRule="auto"/>
      </w:pPr>
      <w:r>
        <w:t>Si le récepteur est prêt à recevoir des données, alors il met un niveau logique 0 sur sa broche RTS2.</w:t>
      </w:r>
    </w:p>
    <w:p w:rsidR="009E06BA" w:rsidRDefault="009E06BA" w:rsidP="009E06BA">
      <w:pPr>
        <w:numPr>
          <w:ilvl w:val="0"/>
          <w:numId w:val="7"/>
        </w:numPr>
        <w:spacing w:before="100" w:beforeAutospacing="1" w:after="100" w:afterAutospacing="1" w:line="240" w:lineRule="auto"/>
      </w:pPr>
      <w:r>
        <w:t>Les deux dispositifs sont prêts, l’émetteur peut donc envoyer les données qu’il a à transmettre.</w:t>
      </w:r>
    </w:p>
    <w:p w:rsidR="009E06BA" w:rsidRDefault="009E06BA" w:rsidP="009E06BA">
      <w:pPr>
        <w:numPr>
          <w:ilvl w:val="0"/>
          <w:numId w:val="7"/>
        </w:numPr>
        <w:spacing w:before="100" w:beforeAutospacing="1" w:after="100" w:afterAutospacing="1" w:line="240" w:lineRule="auto"/>
      </w:pPr>
      <w:r>
        <w:t>Une fois les données envoyées, l’émetteur passe à 1 l’état logique présent sur sa broche RTS1.</w:t>
      </w:r>
    </w:p>
    <w:p w:rsidR="009E06BA" w:rsidRDefault="009E06BA" w:rsidP="009E06BA">
      <w:pPr>
        <w:numPr>
          <w:ilvl w:val="0"/>
          <w:numId w:val="7"/>
        </w:numPr>
        <w:spacing w:before="100" w:beforeAutospacing="1" w:after="100" w:afterAutospacing="1" w:line="240" w:lineRule="auto"/>
      </w:pPr>
      <w:r>
        <w:t>Le récepteur voit ce changement d’état et sait donc que c’est la fin de la communication des données, il passe alors l’état logique de sa broche RTS2 à 1.</w:t>
      </w:r>
    </w:p>
    <w:p w:rsidR="009E06BA" w:rsidRDefault="009E06BA" w:rsidP="009E06BA">
      <w:pPr>
        <w:pStyle w:val="NormalWeb"/>
      </w:pPr>
      <w:r>
        <w:t>Ce contrôle n’est pas très compliqué et est utilisé lorsque le contrôle de flux logiciel ne l’est pas.</w:t>
      </w:r>
    </w:p>
    <w:p w:rsidR="009E06BA" w:rsidRDefault="009E06BA" w:rsidP="009E06BA">
      <w:pPr>
        <w:pStyle w:val="Titre3"/>
      </w:pPr>
      <w:bookmarkStart w:id="16" w:name="_Toc473877274"/>
      <w:r>
        <w:t>Avec ou sans horloge ?</w:t>
      </w:r>
      <w:bookmarkEnd w:id="16"/>
    </w:p>
    <w:p w:rsidR="009E06BA" w:rsidRDefault="009E06BA" w:rsidP="009E06BA">
      <w:pPr>
        <w:pStyle w:val="NormalWeb"/>
      </w:pPr>
      <w:r>
        <w:t>Pour terminer, faisons une petite ouverture sur d’autres liaisons séries célèbres…</w:t>
      </w:r>
    </w:p>
    <w:p w:rsidR="009E06BA" w:rsidRDefault="009E06BA" w:rsidP="009E06BA">
      <w:pPr>
        <w:pStyle w:val="Titre4"/>
      </w:pPr>
      <w:r>
        <w:t>L’USB</w:t>
      </w:r>
    </w:p>
    <w:p w:rsidR="009E06BA" w:rsidRDefault="009E06BA" w:rsidP="009E06BA">
      <w:pPr>
        <w:pStyle w:val="NormalWeb"/>
      </w:pPr>
      <w:r>
        <w:t>On la côtoie tout les jours sans s’en soucier et pourtant elle nous entoure : C’est la liaison USB ! Comme son nom l’indique, Universal Serial Bus, il s’agit bien d’une voie série. Cette dernière existe en trois versions. La dernière, la 3.1, vient juste de sortir. Une des particularités de cette voie série est qu’elle se propose de livrer l’alimentation de l’équipement avec lequel elle communique. Par exemple votre ordinateur peut alimenter votre disque dur portable et en même temps lui demander des fichiers. Dans le cas de l’USB, la communication se fait de manière « maître-esclave ». C’est l’hôte (l’ordinateur) qui demande des informations à l’esclave (le disque dur). Tant qu’il n’a pas été interrogé, ce dernier n’est pas censé parler. Afin de s’y retrouver, chaque périphérique se voit attribuer une adresse. La transmission électrique se fait grâce à un procédé « différentiel » entre deux fils, D+ et D-, afin de limiter les parasites.</w:t>
      </w:r>
    </w:p>
    <w:p w:rsidR="009E06BA" w:rsidRDefault="009E06BA" w:rsidP="009E06BA">
      <w:pPr>
        <w:pStyle w:val="Titre4"/>
      </w:pPr>
      <w:r>
        <w:t>L’I2C</w:t>
      </w:r>
    </w:p>
    <w:p w:rsidR="009E06BA" w:rsidRDefault="009E06BA" w:rsidP="009E06BA">
      <w:pPr>
        <w:pStyle w:val="NormalWeb"/>
      </w:pPr>
      <w:r>
        <w:t xml:space="preserve">L’I²C est un autre protocole de communication qui fut tout d’abord propriétaire (inventé par Philips) et né de la nécessité d’interfacer de plus en plus de microcontrôleurs. En effet, à ce moment là une voie série « classique » ne suffisait plus car elle ne pouvait relier que deux à deux les microcontrôleurs. La particularité de cette liaison est qu’elle transporte son propre signal d’horloge. Ainsi, la vitesse n’a pas besoin d’être connu d’avance. Les données sont transportées en même temps que l’horloge grâce à deux fils : SDA (Data) et SCL (Clock). Comme pour l’USB, la communication se fait sur un système de maître/esclave. </w:t>
      </w:r>
    </w:p>
    <w:p w:rsidR="009E06BA" w:rsidRDefault="009E06BA" w:rsidP="00A23F60">
      <w:pPr>
        <w:pStyle w:val="Sansinterligne"/>
      </w:pPr>
    </w:p>
    <w:p w:rsidR="00AF6E09" w:rsidRDefault="00335053" w:rsidP="00A23F60">
      <w:pPr>
        <w:pStyle w:val="Sansinterligne"/>
      </w:pPr>
      <w:hyperlink r:id="rId39" w:history="1">
        <w:r w:rsidR="00AF6E09" w:rsidRPr="0011349A">
          <w:rPr>
            <w:rStyle w:val="Lienhypertexte"/>
          </w:rPr>
          <w:t>https://www.arduino.cc/en/Tutorial/ArduinoSoftwareRS232</w:t>
        </w:r>
      </w:hyperlink>
      <w:r w:rsidR="00AF6E09">
        <w:t xml:space="preserve"> </w:t>
      </w:r>
    </w:p>
    <w:p w:rsidR="00AF6E09" w:rsidRDefault="00AF6E09" w:rsidP="00A23F60">
      <w:pPr>
        <w:pStyle w:val="Sansinterligne"/>
      </w:pPr>
    </w:p>
    <w:p w:rsidR="00AF6E09" w:rsidRDefault="00AF6E09" w:rsidP="00AF6E09">
      <w:pPr>
        <w:pStyle w:val="Titre1"/>
      </w:pPr>
      <w:bookmarkStart w:id="17" w:name="_Toc473877275"/>
      <w:r>
        <w:t>RS-232</w:t>
      </w:r>
      <w:bookmarkEnd w:id="17"/>
      <w:r>
        <w:t xml:space="preserve"> </w:t>
      </w:r>
    </w:p>
    <w:p w:rsidR="00AF6E09" w:rsidRDefault="00AF6E09" w:rsidP="00AF6E09">
      <w:pPr>
        <w:pStyle w:val="NormalWeb"/>
      </w:pPr>
      <w:r>
        <w:t xml:space="preserve">In this tutorial you will learn how to communicate with a computer using a </w:t>
      </w:r>
      <w:r>
        <w:rPr>
          <w:rStyle w:val="wikiword"/>
        </w:rPr>
        <w:t>MAX3323</w:t>
      </w:r>
      <w:r>
        <w:t xml:space="preserve"> single channel RS-232 driver/receiver and a software serial connection on the Arduino. A general purpose software serial tutorial can be found </w:t>
      </w:r>
      <w:hyperlink r:id="rId40" w:history="1">
        <w:r>
          <w:rPr>
            <w:rStyle w:val="Lienhypertexte"/>
          </w:rPr>
          <w:t>here</w:t>
        </w:r>
      </w:hyperlink>
      <w:r>
        <w:t xml:space="preserve">. </w:t>
      </w:r>
    </w:p>
    <w:p w:rsidR="00AF6E09" w:rsidRDefault="00AF6E09" w:rsidP="00AF6E09">
      <w:pPr>
        <w:pStyle w:val="NormalWeb"/>
      </w:pPr>
      <w:r>
        <w:t xml:space="preserve">Materials needed: </w:t>
      </w:r>
    </w:p>
    <w:p w:rsidR="00AF6E09" w:rsidRDefault="00AF6E09" w:rsidP="00AF6E09">
      <w:pPr>
        <w:numPr>
          <w:ilvl w:val="0"/>
          <w:numId w:val="8"/>
        </w:numPr>
        <w:spacing w:before="100" w:beforeAutospacing="1" w:after="100" w:afterAutospacing="1" w:line="240" w:lineRule="auto"/>
      </w:pPr>
      <w:r>
        <w:t xml:space="preserve">Computer with a terminal program installed (ie. </w:t>
      </w:r>
      <w:r>
        <w:rPr>
          <w:rStyle w:val="wikiword"/>
        </w:rPr>
        <w:t>HyperTerminal</w:t>
      </w:r>
      <w:r>
        <w:t xml:space="preserve"> or </w:t>
      </w:r>
      <w:r>
        <w:rPr>
          <w:rStyle w:val="wikiword"/>
        </w:rPr>
        <w:t>RealTerm</w:t>
      </w:r>
      <w:r>
        <w:t xml:space="preserve"> on the PC, Zterm on Mac) </w:t>
      </w:r>
    </w:p>
    <w:p w:rsidR="00AF6E09" w:rsidRDefault="00AF6E09" w:rsidP="00AF6E09">
      <w:pPr>
        <w:numPr>
          <w:ilvl w:val="0"/>
          <w:numId w:val="8"/>
        </w:numPr>
        <w:spacing w:before="100" w:beforeAutospacing="1" w:after="100" w:afterAutospacing="1" w:line="240" w:lineRule="auto"/>
      </w:pPr>
      <w:r>
        <w:t xml:space="preserve">Serial-Breadboard cable </w:t>
      </w:r>
    </w:p>
    <w:p w:rsidR="00AF6E09" w:rsidRDefault="00AF6E09" w:rsidP="00AF6E09">
      <w:pPr>
        <w:numPr>
          <w:ilvl w:val="0"/>
          <w:numId w:val="8"/>
        </w:numPr>
        <w:spacing w:before="100" w:beforeAutospacing="1" w:after="100" w:afterAutospacing="1" w:line="240" w:lineRule="auto"/>
      </w:pPr>
      <w:r>
        <w:rPr>
          <w:rStyle w:val="wikiword"/>
        </w:rPr>
        <w:t>MAX3323</w:t>
      </w:r>
      <w:r>
        <w:t xml:space="preserve"> chip (or similar) </w:t>
      </w:r>
    </w:p>
    <w:p w:rsidR="00AF6E09" w:rsidRDefault="00AF6E09" w:rsidP="00AF6E09">
      <w:pPr>
        <w:numPr>
          <w:ilvl w:val="0"/>
          <w:numId w:val="8"/>
        </w:numPr>
        <w:spacing w:before="100" w:beforeAutospacing="1" w:after="100" w:afterAutospacing="1" w:line="240" w:lineRule="auto"/>
      </w:pPr>
      <w:r>
        <w:t xml:space="preserve">4 1uf capacitors </w:t>
      </w:r>
    </w:p>
    <w:p w:rsidR="00AF6E09" w:rsidRDefault="00AF6E09" w:rsidP="00AF6E09">
      <w:pPr>
        <w:numPr>
          <w:ilvl w:val="0"/>
          <w:numId w:val="8"/>
        </w:numPr>
        <w:spacing w:before="100" w:beforeAutospacing="1" w:after="100" w:afterAutospacing="1" w:line="240" w:lineRule="auto"/>
      </w:pPr>
      <w:r>
        <w:t xml:space="preserve">Solderless breadboard </w:t>
      </w:r>
    </w:p>
    <w:p w:rsidR="00AF6E09" w:rsidRDefault="00AF6E09" w:rsidP="00AF6E09">
      <w:pPr>
        <w:numPr>
          <w:ilvl w:val="0"/>
          <w:numId w:val="8"/>
        </w:numPr>
        <w:spacing w:before="100" w:beforeAutospacing="1" w:after="100" w:afterAutospacing="1" w:line="240" w:lineRule="auto"/>
      </w:pPr>
      <w:r>
        <w:t xml:space="preserve">Hookup wire </w:t>
      </w:r>
    </w:p>
    <w:p w:rsidR="00AF6E09" w:rsidRDefault="00AF6E09" w:rsidP="00AF6E09">
      <w:pPr>
        <w:numPr>
          <w:ilvl w:val="0"/>
          <w:numId w:val="8"/>
        </w:numPr>
        <w:spacing w:before="100" w:beforeAutospacing="1" w:after="100" w:afterAutospacing="1" w:line="240" w:lineRule="auto"/>
      </w:pPr>
      <w:r>
        <w:t xml:space="preserve">Arduino Microcontroller Module </w:t>
      </w:r>
    </w:p>
    <w:p w:rsidR="00AF6E09" w:rsidRDefault="00AF6E09" w:rsidP="00AF6E09">
      <w:pPr>
        <w:numPr>
          <w:ilvl w:val="0"/>
          <w:numId w:val="8"/>
        </w:numPr>
        <w:spacing w:before="100" w:beforeAutospacing="1" w:after="100" w:afterAutospacing="1" w:line="240" w:lineRule="auto"/>
      </w:pPr>
      <w:r>
        <w:t xml:space="preserve">Light emitting Diode (LED) - optional, for debugging </w:t>
      </w:r>
    </w:p>
    <w:p w:rsidR="00AF6E09" w:rsidRDefault="00AF6E09" w:rsidP="00AF6E09">
      <w:pPr>
        <w:pStyle w:val="Titre2"/>
      </w:pPr>
      <w:bookmarkStart w:id="18" w:name="_Toc473877276"/>
      <w:r>
        <w:t>Prepare the breadboard</w:t>
      </w:r>
      <w:bookmarkEnd w:id="18"/>
    </w:p>
    <w:p w:rsidR="00AF6E09" w:rsidRDefault="00AF6E09" w:rsidP="00AF6E09">
      <w:r>
        <w:rPr>
          <w:noProof/>
          <w:lang w:eastAsia="fr-FR"/>
        </w:rPr>
        <w:drawing>
          <wp:inline distT="0" distB="0" distL="0" distR="0">
            <wp:extent cx="3872230" cy="2687320"/>
            <wp:effectExtent l="0" t="0" r="0" b="0"/>
            <wp:docPr id="36" name="Image 36" descr="https://www.arduino.cc/en/uploads/Tutorial/max3323_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arduino.cc/en/uploads/Tutorial/max3323_pin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2230" cy="2687320"/>
                    </a:xfrm>
                    <a:prstGeom prst="rect">
                      <a:avLst/>
                    </a:prstGeom>
                    <a:noFill/>
                    <a:ln>
                      <a:noFill/>
                    </a:ln>
                  </pic:spPr>
                </pic:pic>
              </a:graphicData>
            </a:graphic>
          </wp:inline>
        </w:drawing>
      </w:r>
    </w:p>
    <w:p w:rsidR="00AF6E09" w:rsidRDefault="00AF6E09" w:rsidP="00AF6E09">
      <w:pPr>
        <w:pStyle w:val="NormalWeb"/>
      </w:pPr>
      <w:r>
        <w:t xml:space="preserve">Insert the </w:t>
      </w:r>
      <w:r>
        <w:rPr>
          <w:rStyle w:val="wikiword"/>
        </w:rPr>
        <w:t>MAX3323</w:t>
      </w:r>
      <w:r>
        <w:t xml:space="preserve"> chip in the breadboard. Connect 5V power and ground from the breadboard to 5V power and ground from the microcontroller. Connect pin 15 on the </w:t>
      </w:r>
      <w:r>
        <w:rPr>
          <w:rStyle w:val="wikiword"/>
        </w:rPr>
        <w:t>MAX233</w:t>
      </w:r>
      <w:r>
        <w:t xml:space="preserve"> chip to ground and pins 16 and 14 - 11 to 5V. If you are using an LED connect it between pin 13 and ground. </w:t>
      </w:r>
    </w:p>
    <w:p w:rsidR="00AF6E09" w:rsidRDefault="00AF6E09" w:rsidP="00AF6E09">
      <w:r>
        <w:rPr>
          <w:noProof/>
          <w:lang w:eastAsia="fr-FR"/>
        </w:rPr>
        <w:lastRenderedPageBreak/>
        <w:drawing>
          <wp:inline distT="0" distB="0" distL="0" distR="0">
            <wp:extent cx="3808730" cy="2822575"/>
            <wp:effectExtent l="0" t="0" r="1270" b="0"/>
            <wp:docPr id="35" name="Image 35" descr="https://www.arduino.cc/en/uploads/Tutorial/MAX3323_pw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arduino.cc/en/uploads/Tutorial/MAX3323_pwr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AF6E09" w:rsidRDefault="00AF6E09" w:rsidP="00AF6E09">
      <w:pPr>
        <w:pStyle w:val="NormalWeb"/>
      </w:pPr>
      <w:r>
        <w:rPr>
          <w:rStyle w:val="Accentuation"/>
        </w:rPr>
        <w:t>+5v wires are red, GND wires are black</w:t>
      </w:r>
      <w:r>
        <w:t xml:space="preserve"> </w:t>
      </w:r>
    </w:p>
    <w:p w:rsidR="00AF6E09" w:rsidRDefault="00AF6E09" w:rsidP="00AF6E09">
      <w:pPr>
        <w:pStyle w:val="NormalWeb"/>
      </w:pPr>
      <w:r>
        <w:t xml:space="preserve">Connect a 1uF capacitor across pins 1 and 3, another across pins 4 and 5, another between pin 2 and ground, and the last between pin 6 and ground. If you are using polarized capacitors make sure the negative pins connect to the negative sides (pins 3 and 5 and ground). </w:t>
      </w:r>
    </w:p>
    <w:p w:rsidR="00AF6E09" w:rsidRDefault="00AF6E09" w:rsidP="00AF6E09">
      <w:r>
        <w:rPr>
          <w:noProof/>
          <w:lang w:eastAsia="fr-FR"/>
        </w:rPr>
        <w:drawing>
          <wp:inline distT="0" distB="0" distL="0" distR="0">
            <wp:extent cx="3808730" cy="2854325"/>
            <wp:effectExtent l="0" t="0" r="1270" b="3175"/>
            <wp:docPr id="34" name="Image 34" descr="https://www.arduino.cc/en/uploads/Tutorial/MAX3323_ca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arduino.cc/en/uploads/Tutorial/MAX3323_caps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noFill/>
                    <a:ln>
                      <a:noFill/>
                    </a:ln>
                  </pic:spPr>
                </pic:pic>
              </a:graphicData>
            </a:graphic>
          </wp:inline>
        </w:drawing>
      </w:r>
    </w:p>
    <w:p w:rsidR="00AF6E09" w:rsidRDefault="00AF6E09" w:rsidP="00AF6E09">
      <w:pPr>
        <w:pStyle w:val="NormalWeb"/>
      </w:pPr>
      <w:r>
        <w:rPr>
          <w:rStyle w:val="Accentuation"/>
        </w:rPr>
        <w:t>+5v wires are red, GND wires are black</w:t>
      </w:r>
      <w:r>
        <w:t xml:space="preserve"> </w:t>
      </w:r>
    </w:p>
    <w:p w:rsidR="00AF6E09" w:rsidRDefault="00AF6E09" w:rsidP="00AF6E09">
      <w:pPr>
        <w:pStyle w:val="NormalWeb"/>
      </w:pPr>
      <w:r>
        <w:t xml:space="preserve">Determine which Arduino pins you want to use for your transmit (TX) and recieve (RX) lines. In this tutorial we will be using Arduino pin 6 for receiving and pin 7 for transmitting. Connect your TX pin (7) to </w:t>
      </w:r>
      <w:r>
        <w:rPr>
          <w:rStyle w:val="wikiword"/>
        </w:rPr>
        <w:t>MAX3323</w:t>
      </w:r>
      <w:r>
        <w:t xml:space="preserve"> pin 10 (</w:t>
      </w:r>
      <w:r>
        <w:rPr>
          <w:rStyle w:val="wikiword"/>
        </w:rPr>
        <w:t>T1IN</w:t>
      </w:r>
      <w:r>
        <w:t xml:space="preserve">). Connect your RX pin (6) to </w:t>
      </w:r>
      <w:r>
        <w:rPr>
          <w:rStyle w:val="wikiword"/>
        </w:rPr>
        <w:t>MAX3323</w:t>
      </w:r>
      <w:r>
        <w:t xml:space="preserve"> pin 9 (</w:t>
      </w:r>
      <w:r>
        <w:rPr>
          <w:rStyle w:val="wikiword"/>
        </w:rPr>
        <w:t>R1OUT</w:t>
      </w:r>
      <w:r>
        <w:t xml:space="preserve">). </w:t>
      </w:r>
    </w:p>
    <w:p w:rsidR="00AF6E09" w:rsidRDefault="00AF6E09" w:rsidP="00AF6E09">
      <w:r>
        <w:rPr>
          <w:noProof/>
          <w:lang w:eastAsia="fr-FR"/>
        </w:rPr>
        <w:lastRenderedPageBreak/>
        <w:drawing>
          <wp:inline distT="0" distB="0" distL="0" distR="0">
            <wp:extent cx="3808730" cy="2822575"/>
            <wp:effectExtent l="0" t="0" r="1270" b="0"/>
            <wp:docPr id="33" name="Image 33" descr="https://www.arduino.cc/en/uploads/Tutorial/MAX3323_tx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arduino.cc/en/uploads/Tutorial/MAX3323_txrx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AF6E09" w:rsidRDefault="00AF6E09" w:rsidP="00AF6E09">
      <w:pPr>
        <w:pStyle w:val="NormalWeb"/>
      </w:pPr>
      <w:r>
        <w:rPr>
          <w:rStyle w:val="Accentuation"/>
        </w:rPr>
        <w:t>TX wire Green, RX wire Blue, +5v wires are red, GND wires are black</w:t>
      </w:r>
      <w:r>
        <w:t xml:space="preserve"> </w:t>
      </w:r>
    </w:p>
    <w:p w:rsidR="00AF6E09" w:rsidRDefault="00AF6E09" w:rsidP="00AF6E09">
      <w:pPr>
        <w:pStyle w:val="Titre2"/>
      </w:pPr>
      <w:bookmarkStart w:id="19" w:name="_Toc473877277"/>
      <w:r>
        <w:t>Cables</w:t>
      </w:r>
      <w:bookmarkEnd w:id="19"/>
    </w:p>
    <w:p w:rsidR="00AF6E09" w:rsidRDefault="00AF6E09" w:rsidP="00AF6E09">
      <w:r>
        <w:rPr>
          <w:noProof/>
          <w:lang w:eastAsia="fr-FR"/>
        </w:rPr>
        <w:drawing>
          <wp:inline distT="0" distB="0" distL="0" distR="0">
            <wp:extent cx="4460875" cy="3768725"/>
            <wp:effectExtent l="0" t="0" r="0" b="3175"/>
            <wp:docPr id="32" name="Image 32" descr="https://www.arduino.cc/en/uploads/Tutorial/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duino.cc/en/uploads/Tutorial/DB9-pinout.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0875" cy="3768725"/>
                    </a:xfrm>
                    <a:prstGeom prst="rect">
                      <a:avLst/>
                    </a:prstGeom>
                    <a:noFill/>
                    <a:ln>
                      <a:noFill/>
                    </a:ln>
                  </pic:spPr>
                </pic:pic>
              </a:graphicData>
            </a:graphic>
          </wp:inline>
        </w:drawing>
      </w:r>
    </w:p>
    <w:p w:rsidR="00AF6E09" w:rsidRDefault="00AF6E09" w:rsidP="00AF6E09">
      <w:pPr>
        <w:pStyle w:val="NormalWeb"/>
      </w:pPr>
      <w:r>
        <w:rPr>
          <w:rStyle w:val="Accentuation"/>
        </w:rPr>
        <w:t>(</w:t>
      </w:r>
      <w:r>
        <w:rPr>
          <w:rStyle w:val="wikiword"/>
          <w:i/>
          <w:iCs/>
        </w:rPr>
        <w:t>DB9</w:t>
      </w:r>
      <w:r>
        <w:rPr>
          <w:rStyle w:val="Accentuation"/>
        </w:rPr>
        <w:t xml:space="preserve"> Serial Connector Pin Diagram)</w:t>
      </w:r>
      <w:r>
        <w:t xml:space="preserve"> </w:t>
      </w:r>
    </w:p>
    <w:p w:rsidR="00AF6E09" w:rsidRDefault="00AF6E09" w:rsidP="00AF6E09">
      <w:pPr>
        <w:pStyle w:val="NormalWeb"/>
      </w:pPr>
      <w:r>
        <w:t xml:space="preserve">If you do not have one already, you need to make a cable to connect from the serial port (or USB-serial adapter) on your computer and the breadboard. To do this, pick up a female </w:t>
      </w:r>
      <w:r>
        <w:rPr>
          <w:rStyle w:val="wikiword"/>
        </w:rPr>
        <w:t>DB9</w:t>
      </w:r>
      <w:r>
        <w:t xml:space="preserve"> connector from radioshack. Pick three different colors of wire, one for TX, one for RX, and one for ground. Solder your TX wire to pin 2 of the </w:t>
      </w:r>
      <w:r>
        <w:rPr>
          <w:rStyle w:val="wikiword"/>
        </w:rPr>
        <w:t>DB9</w:t>
      </w:r>
      <w:r>
        <w:t xml:space="preserve"> connector, RX wire to pin 3 and Ground to pin 5. </w:t>
      </w:r>
    </w:p>
    <w:p w:rsidR="00AF6E09" w:rsidRDefault="00AF6E09" w:rsidP="00AF6E09">
      <w:r>
        <w:rPr>
          <w:noProof/>
          <w:lang w:eastAsia="fr-FR"/>
        </w:rPr>
        <w:lastRenderedPageBreak/>
        <w:drawing>
          <wp:inline distT="0" distB="0" distL="0" distR="0">
            <wp:extent cx="2854325" cy="2083435"/>
            <wp:effectExtent l="0" t="0" r="3175" b="0"/>
            <wp:docPr id="31" name="Image 31" descr="https://www.arduino.cc/en/uploads/Tutorial/ser_con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arduino.cc/en/uploads/Tutorial/ser_con_to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AF6E09" w:rsidRDefault="00AF6E09" w:rsidP="00AF6E09">
      <w:pPr>
        <w:pStyle w:val="NormalWeb"/>
      </w:pPr>
      <w:r>
        <w:t xml:space="preserve">Connect pins 1 and 6 to pin 4 and pin 7 to pin 8. Heatshrink the wire connections to avoid accidental shorts. </w:t>
      </w:r>
    </w:p>
    <w:p w:rsidR="00AF6E09" w:rsidRDefault="00AF6E09" w:rsidP="00AF6E09">
      <w:r>
        <w:rPr>
          <w:noProof/>
          <w:lang w:eastAsia="fr-FR"/>
        </w:rPr>
        <w:drawing>
          <wp:inline distT="0" distB="0" distL="0" distR="0">
            <wp:extent cx="2854325" cy="2083435"/>
            <wp:effectExtent l="0" t="0" r="3175" b="0"/>
            <wp:docPr id="30" name="Image 30" descr="https://www.arduino.cc/en/uploads/Tutorial/ser_con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arduino.cc/en/uploads/Tutorial/ser_con_botto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AF6E09" w:rsidRDefault="00AF6E09" w:rsidP="00AF6E09">
      <w:pPr>
        <w:pStyle w:val="NormalWeb"/>
      </w:pPr>
      <w:r>
        <w:t xml:space="preserve">Enclose the connector in a backshell to further protect the signal and enable easy unplugging from your serial port. </w:t>
      </w:r>
    </w:p>
    <w:p w:rsidR="00AF6E09" w:rsidRDefault="00AF6E09" w:rsidP="00AF6E09">
      <w:r>
        <w:rPr>
          <w:noProof/>
          <w:lang w:eastAsia="fr-FR"/>
        </w:rPr>
        <w:drawing>
          <wp:inline distT="0" distB="0" distL="0" distR="0">
            <wp:extent cx="2854325" cy="2083435"/>
            <wp:effectExtent l="0" t="0" r="3175" b="0"/>
            <wp:docPr id="29" name="Image 29" descr="https://www.arduino.cc/en/uploads/Tutorial/ser_con_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arduino.cc/en/uploads/Tutorial/ser_con_shel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AF6E09" w:rsidRDefault="00AF6E09" w:rsidP="00AF6E09">
      <w:pPr>
        <w:pStyle w:val="NormalWeb"/>
      </w:pPr>
      <w:r>
        <w:t>Connect the TX line from your computer to pin 8 (</w:t>
      </w:r>
      <w:r>
        <w:rPr>
          <w:rStyle w:val="wikiword"/>
        </w:rPr>
        <w:t>R1IN</w:t>
      </w:r>
      <w:r>
        <w:t xml:space="preserve">) on the </w:t>
      </w:r>
      <w:r>
        <w:rPr>
          <w:rStyle w:val="wikiword"/>
        </w:rPr>
        <w:t>MAX233</w:t>
      </w:r>
      <w:r>
        <w:t xml:space="preserve"> and the RX line to pin 7 (</w:t>
      </w:r>
      <w:r>
        <w:rPr>
          <w:rStyle w:val="wikiword"/>
        </w:rPr>
        <w:t>T1OUT</w:t>
      </w:r>
      <w:r>
        <w:t xml:space="preserve">). Connect the ground line from your computer to ground on the breadboard. </w:t>
      </w:r>
    </w:p>
    <w:p w:rsidR="00AF6E09" w:rsidRDefault="00AF6E09" w:rsidP="00AF6E09">
      <w:r>
        <w:rPr>
          <w:noProof/>
          <w:lang w:eastAsia="fr-FR"/>
        </w:rPr>
        <w:lastRenderedPageBreak/>
        <w:drawing>
          <wp:inline distT="0" distB="0" distL="0" distR="0">
            <wp:extent cx="3808730" cy="2822575"/>
            <wp:effectExtent l="0" t="0" r="1270" b="0"/>
            <wp:docPr id="28" name="Image 28" descr="https://www.arduino.cc/en/uploads/Tutorial/MAX3323_c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rduino.cc/en/uploads/Tutorial/MAX3323_cable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AF6E09" w:rsidRDefault="00AF6E09" w:rsidP="00AF6E09">
      <w:pPr>
        <w:pStyle w:val="NormalWeb"/>
      </w:pPr>
      <w:r>
        <w:rPr>
          <w:rStyle w:val="Accentuation"/>
        </w:rPr>
        <w:t>TX wires Green, RX wires Blue, +5v wires are red, GND wires are black</w:t>
      </w:r>
      <w:r>
        <w:t xml:space="preserve"> </w:t>
      </w:r>
    </w:p>
    <w:p w:rsidR="00AF6E09" w:rsidRDefault="00AF6E09" w:rsidP="00AF6E09">
      <w:pPr>
        <w:pStyle w:val="Titre2"/>
      </w:pPr>
      <w:bookmarkStart w:id="20" w:name="_Toc473877278"/>
      <w:r>
        <w:t>Program the Arduino</w:t>
      </w:r>
      <w:bookmarkEnd w:id="20"/>
    </w:p>
    <w:p w:rsidR="00AF6E09" w:rsidRDefault="00AF6E09" w:rsidP="00AF6E09">
      <w:pPr>
        <w:pStyle w:val="NormalWeb"/>
      </w:pPr>
      <w:r>
        <w:t xml:space="preserve">Now we will write the code to enable serial data communication. This program will simply wait for a character to arrive in the serial recieving port and then spit it back out in uppercase out the transmit port. This is a good general purpose serial debugging program and you should be able to extrapolate from this example to cover all your basic serial needs. Upload the following code into the Arduino microcontroller module: </w:t>
      </w:r>
    </w:p>
    <w:p w:rsidR="00AF6E09" w:rsidRDefault="00AF6E09" w:rsidP="00AF6E09">
      <w:r>
        <w:rPr>
          <w:rStyle w:val="co1"/>
        </w:rPr>
        <w:t>//Created August 23 2006</w:t>
      </w:r>
      <w:r>
        <w:br/>
      </w:r>
      <w:r>
        <w:rPr>
          <w:rStyle w:val="co1"/>
        </w:rPr>
        <w:t>//Heather Dewey-Hagborg</w:t>
      </w:r>
      <w:r>
        <w:br/>
      </w:r>
      <w:r>
        <w:rPr>
          <w:rStyle w:val="co1"/>
        </w:rPr>
        <w:t>//http://www.arduino.cc</w:t>
      </w:r>
      <w:r>
        <w:br/>
      </w:r>
      <w:r>
        <w:br/>
      </w:r>
      <w:r>
        <w:rPr>
          <w:rStyle w:val="co2"/>
        </w:rPr>
        <w:t>#include &lt;ctype.h&gt;</w:t>
      </w:r>
      <w:r>
        <w:br/>
      </w:r>
      <w:r>
        <w:br/>
      </w:r>
      <w:r>
        <w:rPr>
          <w:rStyle w:val="co2"/>
        </w:rPr>
        <w:t>#define bit9600Delay 100  </w:t>
      </w:r>
      <w:r>
        <w:br/>
      </w:r>
      <w:r>
        <w:rPr>
          <w:rStyle w:val="co2"/>
        </w:rPr>
        <w:t>#define halfBit9600Delay 50</w:t>
      </w:r>
      <w:r>
        <w:br/>
      </w:r>
      <w:r>
        <w:rPr>
          <w:rStyle w:val="co2"/>
        </w:rPr>
        <w:t xml:space="preserve">#define bit4800Delay 188 </w:t>
      </w:r>
      <w:r>
        <w:br/>
      </w:r>
      <w:r>
        <w:rPr>
          <w:rStyle w:val="co2"/>
        </w:rPr>
        <w:t xml:space="preserve">#define halfBit4800Delay 94 </w:t>
      </w:r>
      <w:r>
        <w:br/>
      </w:r>
      <w:r>
        <w:br/>
      </w:r>
      <w:r>
        <w:rPr>
          <w:rStyle w:val="kw1"/>
        </w:rPr>
        <w:t>byte</w:t>
      </w:r>
      <w:r>
        <w:t xml:space="preserve"> rx </w:t>
      </w:r>
      <w:r>
        <w:rPr>
          <w:rStyle w:val="sy0"/>
        </w:rPr>
        <w:t>=</w:t>
      </w:r>
      <w:r>
        <w:t xml:space="preserve"> </w:t>
      </w:r>
      <w:r>
        <w:rPr>
          <w:rStyle w:val="nu0"/>
        </w:rPr>
        <w:t>6</w:t>
      </w:r>
      <w:r>
        <w:rPr>
          <w:rStyle w:val="sy0"/>
        </w:rPr>
        <w:t>;</w:t>
      </w:r>
      <w:r>
        <w:br/>
      </w:r>
      <w:r>
        <w:rPr>
          <w:rStyle w:val="kw1"/>
        </w:rPr>
        <w:t>byte</w:t>
      </w:r>
      <w:r>
        <w:t xml:space="preserve"> tx </w:t>
      </w:r>
      <w:r>
        <w:rPr>
          <w:rStyle w:val="sy0"/>
        </w:rPr>
        <w:t>=</w:t>
      </w:r>
      <w:r>
        <w:t xml:space="preserve"> </w:t>
      </w:r>
      <w:r>
        <w:rPr>
          <w:rStyle w:val="nu0"/>
        </w:rPr>
        <w:t>7</w:t>
      </w:r>
      <w:r>
        <w:rPr>
          <w:rStyle w:val="sy0"/>
        </w:rPr>
        <w:t>;</w:t>
      </w:r>
      <w:r>
        <w:br/>
      </w:r>
      <w:r>
        <w:rPr>
          <w:rStyle w:val="kw1"/>
        </w:rPr>
        <w:t>byte</w:t>
      </w:r>
      <w:r>
        <w:t xml:space="preserve"> SWval</w:t>
      </w:r>
      <w:r>
        <w:rPr>
          <w:rStyle w:val="sy0"/>
        </w:rPr>
        <w:t>;</w:t>
      </w:r>
      <w:r>
        <w:br/>
      </w:r>
      <w:r>
        <w:br/>
      </w:r>
      <w:r>
        <w:rPr>
          <w:rStyle w:val="kw1"/>
        </w:rPr>
        <w:t>void</w:t>
      </w:r>
      <w:r>
        <w:t xml:space="preserve"> </w:t>
      </w:r>
      <w:r>
        <w:rPr>
          <w:rStyle w:val="kw3"/>
        </w:rPr>
        <w:t>setup</w:t>
      </w:r>
      <w:r>
        <w:rPr>
          <w:rStyle w:val="br0"/>
        </w:rPr>
        <w:t>()</w:t>
      </w:r>
      <w:r>
        <w:t xml:space="preserve"> </w:t>
      </w:r>
      <w:r>
        <w:rPr>
          <w:rStyle w:val="br0"/>
        </w:rPr>
        <w:t>{</w:t>
      </w:r>
      <w:r>
        <w:br/>
        <w:t xml:space="preserve">  </w:t>
      </w:r>
      <w:r>
        <w:rPr>
          <w:rStyle w:val="kw1"/>
        </w:rPr>
        <w:t>pinMode</w:t>
      </w:r>
      <w:r>
        <w:rPr>
          <w:rStyle w:val="br0"/>
        </w:rPr>
        <w:t>(</w:t>
      </w:r>
      <w:r>
        <w:t>rx</w:t>
      </w:r>
      <w:r>
        <w:rPr>
          <w:rStyle w:val="sy0"/>
        </w:rPr>
        <w:t>,</w:t>
      </w:r>
      <w:r>
        <w:rPr>
          <w:rStyle w:val="kw2"/>
        </w:rPr>
        <w:t>INPUT</w:t>
      </w:r>
      <w:r>
        <w:rPr>
          <w:rStyle w:val="br0"/>
        </w:rPr>
        <w:t>)</w:t>
      </w:r>
      <w:r>
        <w:rPr>
          <w:rStyle w:val="sy0"/>
        </w:rPr>
        <w:t>;</w:t>
      </w:r>
      <w:r>
        <w:br/>
        <w:t xml:space="preserve">  </w:t>
      </w:r>
      <w:r>
        <w:rPr>
          <w:rStyle w:val="kw1"/>
        </w:rPr>
        <w:t>pinMode</w:t>
      </w:r>
      <w:r>
        <w:rPr>
          <w:rStyle w:val="br0"/>
        </w:rPr>
        <w:t>(</w:t>
      </w:r>
      <w:r>
        <w:t>tx</w:t>
      </w:r>
      <w:r>
        <w:rPr>
          <w:rStyle w:val="sy0"/>
        </w:rPr>
        <w:t>,</w:t>
      </w:r>
      <w:r>
        <w:rPr>
          <w:rStyle w:val="kw2"/>
        </w:rPr>
        <w:t>OUTPUT</w:t>
      </w:r>
      <w:r>
        <w:rPr>
          <w:rStyle w:val="br0"/>
        </w:rPr>
        <w:t>)</w:t>
      </w:r>
      <w:r>
        <w:rPr>
          <w:rStyle w:val="sy0"/>
        </w:rPr>
        <w:t>;</w:t>
      </w:r>
      <w:r>
        <w:br/>
        <w:t xml:space="preserve">  </w:t>
      </w:r>
      <w:r>
        <w:rPr>
          <w:rStyle w:val="kw1"/>
        </w:rPr>
        <w:t>digitalWrite</w:t>
      </w:r>
      <w:r>
        <w:rPr>
          <w:rStyle w:val="br0"/>
        </w:rPr>
        <w:t>(</w:t>
      </w:r>
      <w:r>
        <w:t>tx</w:t>
      </w:r>
      <w:r>
        <w:rPr>
          <w:rStyle w:val="sy0"/>
        </w:rPr>
        <w:t>,</w:t>
      </w:r>
      <w:r>
        <w:rPr>
          <w:rStyle w:val="kw2"/>
        </w:rPr>
        <w:t>HIGH</w:t>
      </w:r>
      <w:r>
        <w:rPr>
          <w:rStyle w:val="br0"/>
        </w:rPr>
        <w:t>)</w:t>
      </w:r>
      <w:r>
        <w:rPr>
          <w:rStyle w:val="sy0"/>
        </w:rPr>
        <w:t>;</w:t>
      </w:r>
      <w:r>
        <w:br/>
        <w:t xml:space="preserve">  </w:t>
      </w:r>
      <w:r>
        <w:rPr>
          <w:rStyle w:val="kw1"/>
        </w:rPr>
        <w:t>delay</w:t>
      </w:r>
      <w:r>
        <w:rPr>
          <w:rStyle w:val="br0"/>
        </w:rPr>
        <w:t>(</w:t>
      </w:r>
      <w:r>
        <w:rPr>
          <w:rStyle w:val="nu0"/>
        </w:rPr>
        <w:t>2</w:t>
      </w:r>
      <w:r>
        <w:rPr>
          <w:rStyle w:val="br0"/>
        </w:rPr>
        <w:t>)</w:t>
      </w:r>
      <w:r>
        <w:rPr>
          <w:rStyle w:val="sy0"/>
        </w:rPr>
        <w:t>;</w:t>
      </w:r>
      <w:r>
        <w:br/>
        <w:t xml:space="preserve">  </w:t>
      </w:r>
      <w:r>
        <w:rPr>
          <w:rStyle w:val="kw1"/>
        </w:rPr>
        <w:t>digitalWrite</w:t>
      </w:r>
      <w:r>
        <w:rPr>
          <w:rStyle w:val="br0"/>
        </w:rPr>
        <w:t>(</w:t>
      </w:r>
      <w:r>
        <w:rPr>
          <w:rStyle w:val="nu0"/>
        </w:rPr>
        <w:t>13</w:t>
      </w:r>
      <w:r>
        <w:rPr>
          <w:rStyle w:val="sy0"/>
        </w:rPr>
        <w:t>,</w:t>
      </w:r>
      <w:r>
        <w:rPr>
          <w:rStyle w:val="kw2"/>
        </w:rPr>
        <w:t>HIGH</w:t>
      </w:r>
      <w:r>
        <w:rPr>
          <w:rStyle w:val="br0"/>
        </w:rPr>
        <w:t>)</w:t>
      </w:r>
      <w:r>
        <w:rPr>
          <w:rStyle w:val="sy0"/>
        </w:rPr>
        <w:t>;</w:t>
      </w:r>
      <w:r>
        <w:t xml:space="preserve"> </w:t>
      </w:r>
      <w:r>
        <w:rPr>
          <w:rStyle w:val="co1"/>
        </w:rPr>
        <w:t>//turn on debugging LED</w:t>
      </w:r>
      <w:r>
        <w:br/>
      </w:r>
      <w:r>
        <w:lastRenderedPageBreak/>
        <w:t>  SWprint</w:t>
      </w:r>
      <w:r>
        <w:rPr>
          <w:rStyle w:val="br0"/>
        </w:rPr>
        <w:t>(</w:t>
      </w:r>
      <w:r>
        <w:rPr>
          <w:rStyle w:val="st0"/>
        </w:rPr>
        <w:t>'h'</w:t>
      </w:r>
      <w:r>
        <w:rPr>
          <w:rStyle w:val="br0"/>
        </w:rPr>
        <w:t>)</w:t>
      </w:r>
      <w:r>
        <w:rPr>
          <w:rStyle w:val="sy0"/>
        </w:rPr>
        <w:t>;</w:t>
      </w:r>
      <w:r>
        <w:t xml:space="preserve">  </w:t>
      </w:r>
      <w:r>
        <w:rPr>
          <w:rStyle w:val="co1"/>
        </w:rPr>
        <w:t>//debugging hello</w:t>
      </w:r>
      <w:r>
        <w:br/>
        <w:t>  SWprint</w:t>
      </w:r>
      <w:r>
        <w:rPr>
          <w:rStyle w:val="br0"/>
        </w:rPr>
        <w:t>(</w:t>
      </w:r>
      <w:r>
        <w:rPr>
          <w:rStyle w:val="st0"/>
        </w:rPr>
        <w:t>'i'</w:t>
      </w:r>
      <w:r>
        <w:rPr>
          <w:rStyle w:val="br0"/>
        </w:rPr>
        <w:t>)</w:t>
      </w:r>
      <w:r>
        <w:rPr>
          <w:rStyle w:val="sy0"/>
        </w:rPr>
        <w:t>;</w:t>
      </w:r>
      <w:r>
        <w:br/>
        <w:t>  SWprint</w:t>
      </w:r>
      <w:r>
        <w:rPr>
          <w:rStyle w:val="br0"/>
        </w:rPr>
        <w:t>(</w:t>
      </w:r>
      <w:r>
        <w:rPr>
          <w:rStyle w:val="nu0"/>
        </w:rPr>
        <w:t>10</w:t>
      </w:r>
      <w:r>
        <w:rPr>
          <w:rStyle w:val="br0"/>
        </w:rPr>
        <w:t>)</w:t>
      </w:r>
      <w:r>
        <w:rPr>
          <w:rStyle w:val="sy0"/>
        </w:rPr>
        <w:t>;</w:t>
      </w:r>
      <w:r>
        <w:t xml:space="preserve"> </w:t>
      </w:r>
      <w:r>
        <w:rPr>
          <w:rStyle w:val="co1"/>
        </w:rPr>
        <w:t>//carriage return</w:t>
      </w:r>
      <w:r>
        <w:br/>
      </w:r>
      <w:r>
        <w:rPr>
          <w:rStyle w:val="br0"/>
        </w:rPr>
        <w:t>}</w:t>
      </w:r>
      <w:r>
        <w:br/>
      </w:r>
      <w:r>
        <w:br/>
      </w:r>
      <w:r>
        <w:rPr>
          <w:rStyle w:val="kw1"/>
        </w:rPr>
        <w:t>void</w:t>
      </w:r>
      <w:r>
        <w:t xml:space="preserve"> SWprint</w:t>
      </w:r>
      <w:r>
        <w:rPr>
          <w:rStyle w:val="br0"/>
        </w:rPr>
        <w:t>(</w:t>
      </w:r>
      <w:r>
        <w:rPr>
          <w:rStyle w:val="kw1"/>
        </w:rPr>
        <w:t>int</w:t>
      </w:r>
      <w:r>
        <w:t xml:space="preserve"> data</w:t>
      </w:r>
      <w:r>
        <w:rPr>
          <w:rStyle w:val="br0"/>
        </w:rPr>
        <w:t>)</w:t>
      </w:r>
      <w:r>
        <w:br/>
      </w:r>
      <w:r>
        <w:rPr>
          <w:rStyle w:val="br0"/>
        </w:rPr>
        <w:t>{</w:t>
      </w:r>
      <w:r>
        <w:br/>
        <w:t xml:space="preserve">  </w:t>
      </w:r>
      <w:r>
        <w:rPr>
          <w:rStyle w:val="kw1"/>
        </w:rPr>
        <w:t>byte</w:t>
      </w:r>
      <w:r>
        <w:t xml:space="preserve"> mask</w:t>
      </w:r>
      <w:r>
        <w:rPr>
          <w:rStyle w:val="sy0"/>
        </w:rPr>
        <w:t>;</w:t>
      </w:r>
      <w:r>
        <w:br/>
        <w:t xml:space="preserve">  </w:t>
      </w:r>
      <w:r>
        <w:rPr>
          <w:rStyle w:val="co1"/>
        </w:rPr>
        <w:t>//startbit</w:t>
      </w:r>
      <w:r>
        <w:br/>
        <w:t xml:space="preserve">  </w:t>
      </w:r>
      <w:r>
        <w:rPr>
          <w:rStyle w:val="kw1"/>
        </w:rPr>
        <w:t>digitalWrite</w:t>
      </w:r>
      <w:r>
        <w:rPr>
          <w:rStyle w:val="br0"/>
        </w:rPr>
        <w:t>(</w:t>
      </w:r>
      <w:r>
        <w:t>tx</w:t>
      </w:r>
      <w:r>
        <w:rPr>
          <w:rStyle w:val="sy0"/>
        </w:rPr>
        <w:t>,</w:t>
      </w:r>
      <w:r>
        <w:rPr>
          <w:rStyle w:val="kw2"/>
        </w:rPr>
        <w:t>LOW</w:t>
      </w:r>
      <w:r>
        <w:rPr>
          <w:rStyle w:val="br0"/>
        </w:rPr>
        <w:t>)</w:t>
      </w:r>
      <w:r>
        <w:rPr>
          <w:rStyle w:val="sy0"/>
        </w:rPr>
        <w:t>;</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kw1"/>
        </w:rPr>
        <w:t>for</w:t>
      </w:r>
      <w:r>
        <w:t xml:space="preserve"> </w:t>
      </w:r>
      <w:r>
        <w:rPr>
          <w:rStyle w:val="br0"/>
        </w:rPr>
        <w:t>(</w:t>
      </w:r>
      <w:r>
        <w:t xml:space="preserve">mask </w:t>
      </w:r>
      <w:r>
        <w:rPr>
          <w:rStyle w:val="sy0"/>
        </w:rPr>
        <w:t>=</w:t>
      </w:r>
      <w:r>
        <w:t xml:space="preserve"> </w:t>
      </w:r>
      <w:r>
        <w:rPr>
          <w:rStyle w:val="nu12"/>
        </w:rPr>
        <w:t>0x01</w:t>
      </w:r>
      <w:r>
        <w:rPr>
          <w:rStyle w:val="sy0"/>
        </w:rPr>
        <w:t>;</w:t>
      </w:r>
      <w:r>
        <w:t xml:space="preserve"> mask</w:t>
      </w:r>
      <w:r>
        <w:rPr>
          <w:rStyle w:val="sy0"/>
        </w:rPr>
        <w:t>&gt;</w:t>
      </w:r>
      <w:r>
        <w:rPr>
          <w:rStyle w:val="nu0"/>
        </w:rPr>
        <w:t>0</w:t>
      </w:r>
      <w:r>
        <w:rPr>
          <w:rStyle w:val="sy0"/>
        </w:rPr>
        <w:t>;</w:t>
      </w:r>
      <w:r>
        <w:t xml:space="preserve"> mask </w:t>
      </w:r>
      <w:r>
        <w:rPr>
          <w:rStyle w:val="sy0"/>
        </w:rPr>
        <w:t>&lt;&lt;=</w:t>
      </w:r>
      <w:r>
        <w:t xml:space="preserve"> </w:t>
      </w:r>
      <w:r>
        <w:rPr>
          <w:rStyle w:val="nu0"/>
        </w:rPr>
        <w:t>1</w:t>
      </w:r>
      <w:r>
        <w:rPr>
          <w:rStyle w:val="br0"/>
        </w:rPr>
        <w:t>)</w:t>
      </w:r>
      <w:r>
        <w:t xml:space="preserve"> </w:t>
      </w:r>
      <w:r>
        <w:rPr>
          <w:rStyle w:val="br0"/>
        </w:rPr>
        <w:t>{</w:t>
      </w:r>
      <w:r>
        <w:br/>
        <w:t xml:space="preserve">    </w:t>
      </w:r>
      <w:r>
        <w:rPr>
          <w:rStyle w:val="kw1"/>
        </w:rPr>
        <w:t>if</w:t>
      </w:r>
      <w:r>
        <w:t xml:space="preserve"> </w:t>
      </w:r>
      <w:r>
        <w:rPr>
          <w:rStyle w:val="br0"/>
        </w:rPr>
        <w:t>(</w:t>
      </w:r>
      <w:r>
        <w:t xml:space="preserve">data </w:t>
      </w:r>
      <w:r>
        <w:rPr>
          <w:rStyle w:val="sy0"/>
        </w:rPr>
        <w:t>&amp;</w:t>
      </w:r>
      <w:r>
        <w:t xml:space="preserve"> mask</w:t>
      </w:r>
      <w:r>
        <w:rPr>
          <w:rStyle w:val="br0"/>
        </w:rPr>
        <w:t>){</w:t>
      </w:r>
      <w:r>
        <w:t xml:space="preserve"> </w:t>
      </w:r>
      <w:r>
        <w:rPr>
          <w:rStyle w:val="co1"/>
        </w:rPr>
        <w:t>// choose bit</w:t>
      </w:r>
      <w:r>
        <w:br/>
        <w:t>     </w:t>
      </w:r>
      <w:r>
        <w:rPr>
          <w:rStyle w:val="kw1"/>
        </w:rPr>
        <w:t>digitalWrite</w:t>
      </w:r>
      <w:r>
        <w:rPr>
          <w:rStyle w:val="br0"/>
        </w:rPr>
        <w:t>(</w:t>
      </w:r>
      <w:r>
        <w:t>tx</w:t>
      </w:r>
      <w:r>
        <w:rPr>
          <w:rStyle w:val="sy0"/>
        </w:rPr>
        <w:t>,</w:t>
      </w:r>
      <w:r>
        <w:rPr>
          <w:rStyle w:val="kw2"/>
        </w:rPr>
        <w:t>HIGH</w:t>
      </w:r>
      <w:r>
        <w:rPr>
          <w:rStyle w:val="br0"/>
        </w:rPr>
        <w:t>)</w:t>
      </w:r>
      <w:r>
        <w:rPr>
          <w:rStyle w:val="sy0"/>
        </w:rPr>
        <w:t>;</w:t>
      </w:r>
      <w:r>
        <w:t xml:space="preserve"> </w:t>
      </w:r>
      <w:r>
        <w:rPr>
          <w:rStyle w:val="co1"/>
        </w:rPr>
        <w:t>// send 1</w:t>
      </w:r>
      <w:r>
        <w:br/>
        <w:t xml:space="preserve">    </w:t>
      </w:r>
      <w:r>
        <w:rPr>
          <w:rStyle w:val="br0"/>
        </w:rPr>
        <w:t>}</w:t>
      </w:r>
      <w:r>
        <w:br/>
        <w:t xml:space="preserve">    </w:t>
      </w:r>
      <w:r>
        <w:rPr>
          <w:rStyle w:val="kw1"/>
        </w:rPr>
        <w:t>else</w:t>
      </w:r>
      <w:r>
        <w:rPr>
          <w:rStyle w:val="br0"/>
        </w:rPr>
        <w:t>{</w:t>
      </w:r>
      <w:r>
        <w:br/>
        <w:t>     </w:t>
      </w:r>
      <w:r>
        <w:rPr>
          <w:rStyle w:val="kw1"/>
        </w:rPr>
        <w:t>digitalWrite</w:t>
      </w:r>
      <w:r>
        <w:rPr>
          <w:rStyle w:val="br0"/>
        </w:rPr>
        <w:t>(</w:t>
      </w:r>
      <w:r>
        <w:t>tx</w:t>
      </w:r>
      <w:r>
        <w:rPr>
          <w:rStyle w:val="sy0"/>
        </w:rPr>
        <w:t>,</w:t>
      </w:r>
      <w:r>
        <w:rPr>
          <w:rStyle w:val="kw2"/>
        </w:rPr>
        <w:t>LOW</w:t>
      </w:r>
      <w:r>
        <w:rPr>
          <w:rStyle w:val="br0"/>
        </w:rPr>
        <w:t>)</w:t>
      </w:r>
      <w:r>
        <w:rPr>
          <w:rStyle w:val="sy0"/>
        </w:rPr>
        <w:t>;</w:t>
      </w:r>
      <w:r>
        <w:t xml:space="preserve"> </w:t>
      </w:r>
      <w:r>
        <w:rPr>
          <w:rStyle w:val="co1"/>
        </w:rPr>
        <w:t>// send 0</w:t>
      </w:r>
      <w:r>
        <w:br/>
        <w:t xml:space="preserve">    </w:t>
      </w:r>
      <w:r>
        <w:rPr>
          <w:rStyle w:val="br0"/>
        </w:rPr>
        <w:t>}</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br0"/>
        </w:rPr>
        <w:t>}</w:t>
      </w:r>
      <w:r>
        <w:br/>
        <w:t xml:space="preserve">  </w:t>
      </w:r>
      <w:r>
        <w:rPr>
          <w:rStyle w:val="co1"/>
        </w:rPr>
        <w:t>//stop bit</w:t>
      </w:r>
      <w:r>
        <w:br/>
        <w:t xml:space="preserve">  </w:t>
      </w:r>
      <w:r>
        <w:rPr>
          <w:rStyle w:val="kw1"/>
        </w:rPr>
        <w:t>digitalWrite</w:t>
      </w:r>
      <w:r>
        <w:rPr>
          <w:rStyle w:val="br0"/>
        </w:rPr>
        <w:t>(</w:t>
      </w:r>
      <w:r>
        <w:t>tx</w:t>
      </w:r>
      <w:r>
        <w:rPr>
          <w:rStyle w:val="sy0"/>
        </w:rPr>
        <w:t>,</w:t>
      </w:r>
      <w:r>
        <w:t xml:space="preserve"> </w:t>
      </w:r>
      <w:r>
        <w:rPr>
          <w:rStyle w:val="kw2"/>
        </w:rPr>
        <w:t>HIGH</w:t>
      </w:r>
      <w:r>
        <w:rPr>
          <w:rStyle w:val="br0"/>
        </w:rPr>
        <w:t>)</w:t>
      </w:r>
      <w:r>
        <w:rPr>
          <w:rStyle w:val="sy0"/>
        </w:rPr>
        <w:t>;</w:t>
      </w:r>
      <w:r>
        <w:br/>
        <w:t xml:space="preserve">  </w:t>
      </w:r>
      <w:r>
        <w:rPr>
          <w:rStyle w:val="kw1"/>
        </w:rPr>
        <w:t>delayMicroseconds</w:t>
      </w:r>
      <w:r>
        <w:rPr>
          <w:rStyle w:val="br0"/>
        </w:rPr>
        <w:t>(</w:t>
      </w:r>
      <w:r>
        <w:t>bit9600Delay</w:t>
      </w:r>
      <w:r>
        <w:rPr>
          <w:rStyle w:val="br0"/>
        </w:rPr>
        <w:t>)</w:t>
      </w:r>
      <w:r>
        <w:rPr>
          <w:rStyle w:val="sy0"/>
        </w:rPr>
        <w:t>;</w:t>
      </w:r>
      <w:r>
        <w:br/>
      </w:r>
      <w:r>
        <w:rPr>
          <w:rStyle w:val="br0"/>
        </w:rPr>
        <w:t>}</w:t>
      </w:r>
      <w:r>
        <w:br/>
      </w:r>
      <w:r>
        <w:br/>
      </w:r>
      <w:r>
        <w:rPr>
          <w:rStyle w:val="kw1"/>
        </w:rPr>
        <w:t>int</w:t>
      </w:r>
      <w:r>
        <w:t xml:space="preserve"> SWread</w:t>
      </w:r>
      <w:r>
        <w:rPr>
          <w:rStyle w:val="br0"/>
        </w:rPr>
        <w:t>()</w:t>
      </w:r>
      <w:r>
        <w:br/>
      </w:r>
      <w:r>
        <w:rPr>
          <w:rStyle w:val="br0"/>
        </w:rPr>
        <w:t>{</w:t>
      </w:r>
      <w:r>
        <w:br/>
        <w:t xml:space="preserve">  </w:t>
      </w:r>
      <w:r>
        <w:rPr>
          <w:rStyle w:val="kw1"/>
        </w:rPr>
        <w:t>byte</w:t>
      </w:r>
      <w:r>
        <w:t xml:space="preserve"> val </w:t>
      </w:r>
      <w:r>
        <w:rPr>
          <w:rStyle w:val="sy0"/>
        </w:rPr>
        <w:t>=</w:t>
      </w:r>
      <w:r>
        <w:t xml:space="preserve"> </w:t>
      </w:r>
      <w:r>
        <w:rPr>
          <w:rStyle w:val="nu0"/>
        </w:rPr>
        <w:t>0</w:t>
      </w:r>
      <w:r>
        <w:rPr>
          <w:rStyle w:val="sy0"/>
        </w:rPr>
        <w:t>;</w:t>
      </w:r>
      <w:r>
        <w:br/>
        <w:t xml:space="preserve">  </w:t>
      </w:r>
      <w:r>
        <w:rPr>
          <w:rStyle w:val="kw1"/>
        </w:rPr>
        <w:t>while</w:t>
      </w:r>
      <w:r>
        <w:t xml:space="preserve"> </w:t>
      </w:r>
      <w:r>
        <w:rPr>
          <w:rStyle w:val="br0"/>
        </w:rPr>
        <w:t>(</w:t>
      </w:r>
      <w:r>
        <w:rPr>
          <w:rStyle w:val="kw1"/>
        </w:rPr>
        <w:t>digitalRead</w:t>
      </w:r>
      <w:r>
        <w:rPr>
          <w:rStyle w:val="br0"/>
        </w:rPr>
        <w:t>(</w:t>
      </w:r>
      <w:r>
        <w:t>rx</w:t>
      </w:r>
      <w:r>
        <w:rPr>
          <w:rStyle w:val="br0"/>
        </w:rPr>
        <w:t>))</w:t>
      </w:r>
      <w:r>
        <w:rPr>
          <w:rStyle w:val="sy0"/>
        </w:rPr>
        <w:t>;</w:t>
      </w:r>
      <w:r>
        <w:br/>
        <w:t xml:space="preserve">  </w:t>
      </w:r>
      <w:r>
        <w:rPr>
          <w:rStyle w:val="co1"/>
        </w:rPr>
        <w:t>//wait for start bit</w:t>
      </w:r>
      <w:r>
        <w:br/>
        <w:t xml:space="preserve">  </w:t>
      </w:r>
      <w:r>
        <w:rPr>
          <w:rStyle w:val="kw1"/>
        </w:rPr>
        <w:t>if</w:t>
      </w:r>
      <w:r>
        <w:t xml:space="preserve"> </w:t>
      </w:r>
      <w:r>
        <w:rPr>
          <w:rStyle w:val="br0"/>
        </w:rPr>
        <w:t>(</w:t>
      </w:r>
      <w:r>
        <w:rPr>
          <w:rStyle w:val="kw1"/>
        </w:rPr>
        <w:t>digitalRead</w:t>
      </w:r>
      <w:r>
        <w:rPr>
          <w:rStyle w:val="br0"/>
        </w:rPr>
        <w:t>(</w:t>
      </w:r>
      <w:r>
        <w:t>rx</w:t>
      </w:r>
      <w:r>
        <w:rPr>
          <w:rStyle w:val="br0"/>
        </w:rPr>
        <w:t>)</w:t>
      </w:r>
      <w:r>
        <w:t xml:space="preserve"> </w:t>
      </w:r>
      <w:r>
        <w:rPr>
          <w:rStyle w:val="sy0"/>
        </w:rPr>
        <w:t>==</w:t>
      </w:r>
      <w:r>
        <w:t xml:space="preserve"> </w:t>
      </w:r>
      <w:r>
        <w:rPr>
          <w:rStyle w:val="kw2"/>
        </w:rPr>
        <w:t>LOW</w:t>
      </w:r>
      <w:r>
        <w:rPr>
          <w:rStyle w:val="br0"/>
        </w:rPr>
        <w:t>)</w:t>
      </w:r>
      <w:r>
        <w:t xml:space="preserve"> </w:t>
      </w:r>
      <w:r>
        <w:rPr>
          <w:rStyle w:val="br0"/>
        </w:rPr>
        <w:t>{</w:t>
      </w:r>
      <w:r>
        <w:br/>
        <w:t xml:space="preserve">    </w:t>
      </w:r>
      <w:r>
        <w:rPr>
          <w:rStyle w:val="kw1"/>
        </w:rPr>
        <w:t>delayMicroseconds</w:t>
      </w:r>
      <w:r>
        <w:rPr>
          <w:rStyle w:val="br0"/>
        </w:rPr>
        <w:t>(</w:t>
      </w:r>
      <w:r>
        <w:t>halfBit9600Delay</w:t>
      </w:r>
      <w:r>
        <w:rPr>
          <w:rStyle w:val="br0"/>
        </w:rPr>
        <w:t>)</w:t>
      </w:r>
      <w:r>
        <w:rPr>
          <w:rStyle w:val="sy0"/>
        </w:rPr>
        <w:t>;</w:t>
      </w:r>
      <w:r>
        <w:br/>
        <w:t xml:space="preserve">    </w:t>
      </w:r>
      <w:r>
        <w:rPr>
          <w:rStyle w:val="kw1"/>
        </w:rPr>
        <w:t>for</w:t>
      </w:r>
      <w:r>
        <w:t xml:space="preserve"> </w:t>
      </w:r>
      <w:r>
        <w:rPr>
          <w:rStyle w:val="br0"/>
        </w:rPr>
        <w:t>(</w:t>
      </w:r>
      <w:r>
        <w:rPr>
          <w:rStyle w:val="kw1"/>
        </w:rPr>
        <w:t>int</w:t>
      </w:r>
      <w:r>
        <w:t xml:space="preserve"> offset </w:t>
      </w:r>
      <w:r>
        <w:rPr>
          <w:rStyle w:val="sy0"/>
        </w:rPr>
        <w:t>=</w:t>
      </w:r>
      <w:r>
        <w:t xml:space="preserve"> </w:t>
      </w:r>
      <w:r>
        <w:rPr>
          <w:rStyle w:val="nu0"/>
        </w:rPr>
        <w:t>0</w:t>
      </w:r>
      <w:r>
        <w:rPr>
          <w:rStyle w:val="sy0"/>
        </w:rPr>
        <w:t>;</w:t>
      </w:r>
      <w:r>
        <w:t xml:space="preserve"> offset </w:t>
      </w:r>
      <w:r>
        <w:rPr>
          <w:rStyle w:val="sy0"/>
        </w:rPr>
        <w:t>&lt;</w:t>
      </w:r>
      <w:r>
        <w:t xml:space="preserve"> </w:t>
      </w:r>
      <w:r>
        <w:rPr>
          <w:rStyle w:val="nu0"/>
        </w:rPr>
        <w:t>8</w:t>
      </w:r>
      <w:r>
        <w:rPr>
          <w:rStyle w:val="sy0"/>
        </w:rPr>
        <w:t>;</w:t>
      </w:r>
      <w:r>
        <w:t xml:space="preserve"> offset</w:t>
      </w:r>
      <w:r>
        <w:rPr>
          <w:rStyle w:val="sy0"/>
        </w:rPr>
        <w:t>++</w:t>
      </w:r>
      <w:r>
        <w:rPr>
          <w:rStyle w:val="br0"/>
        </w:rPr>
        <w:t>)</w:t>
      </w:r>
      <w:r>
        <w:t xml:space="preserve"> </w:t>
      </w:r>
      <w:r>
        <w:rPr>
          <w:rStyle w:val="br0"/>
        </w:rPr>
        <w:t>{</w:t>
      </w:r>
      <w:r>
        <w:br/>
        <w:t>     </w:t>
      </w:r>
      <w:r>
        <w:rPr>
          <w:rStyle w:val="kw1"/>
        </w:rPr>
        <w:t>delayMicroseconds</w:t>
      </w:r>
      <w:r>
        <w:rPr>
          <w:rStyle w:val="br0"/>
        </w:rPr>
        <w:t>(</w:t>
      </w:r>
      <w:r>
        <w:t>bit9600Delay</w:t>
      </w:r>
      <w:r>
        <w:rPr>
          <w:rStyle w:val="br0"/>
        </w:rPr>
        <w:t>)</w:t>
      </w:r>
      <w:r>
        <w:rPr>
          <w:rStyle w:val="sy0"/>
        </w:rPr>
        <w:t>;</w:t>
      </w:r>
      <w:r>
        <w:br/>
        <w:t xml:space="preserve">     val </w:t>
      </w:r>
      <w:r>
        <w:rPr>
          <w:rStyle w:val="sy0"/>
        </w:rPr>
        <w:t>|=</w:t>
      </w:r>
      <w:r>
        <w:t xml:space="preserve"> </w:t>
      </w:r>
      <w:r>
        <w:rPr>
          <w:rStyle w:val="kw1"/>
        </w:rPr>
        <w:t>digitalRead</w:t>
      </w:r>
      <w:r>
        <w:rPr>
          <w:rStyle w:val="br0"/>
        </w:rPr>
        <w:t>(</w:t>
      </w:r>
      <w:r>
        <w:t>rx</w:t>
      </w:r>
      <w:r>
        <w:rPr>
          <w:rStyle w:val="br0"/>
        </w:rPr>
        <w:t>)</w:t>
      </w:r>
      <w:r>
        <w:t xml:space="preserve"> </w:t>
      </w:r>
      <w:r>
        <w:rPr>
          <w:rStyle w:val="sy0"/>
        </w:rPr>
        <w:t>&lt;&lt;</w:t>
      </w:r>
      <w:r>
        <w:t xml:space="preserve"> offset</w:t>
      </w:r>
      <w:r>
        <w:rPr>
          <w:rStyle w:val="sy0"/>
        </w:rPr>
        <w:t>;</w:t>
      </w:r>
      <w:r>
        <w:br/>
        <w:t xml:space="preserve">    </w:t>
      </w:r>
      <w:r>
        <w:rPr>
          <w:rStyle w:val="br0"/>
        </w:rPr>
        <w:t>}</w:t>
      </w:r>
      <w:r>
        <w:br/>
        <w:t xml:space="preserve">    </w:t>
      </w:r>
      <w:r>
        <w:rPr>
          <w:rStyle w:val="co1"/>
        </w:rPr>
        <w:t>//wait for stop bit + extra</w:t>
      </w:r>
      <w:r>
        <w:br/>
        <w:t xml:space="preserve">    </w:t>
      </w:r>
      <w:r>
        <w:rPr>
          <w:rStyle w:val="kw1"/>
        </w:rPr>
        <w:t>delayMicroseconds</w:t>
      </w:r>
      <w:r>
        <w:rPr>
          <w:rStyle w:val="br0"/>
        </w:rPr>
        <w:t>(</w:t>
      </w:r>
      <w:r>
        <w:t>bit9600Delay</w:t>
      </w:r>
      <w:r>
        <w:rPr>
          <w:rStyle w:val="br0"/>
        </w:rPr>
        <w:t>)</w:t>
      </w:r>
      <w:r>
        <w:rPr>
          <w:rStyle w:val="sy0"/>
        </w:rPr>
        <w:t>;</w:t>
      </w:r>
      <w:r>
        <w:t xml:space="preserve"> </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kw1"/>
        </w:rPr>
        <w:t>return</w:t>
      </w:r>
      <w:r>
        <w:t xml:space="preserve"> val</w:t>
      </w:r>
      <w:r>
        <w:rPr>
          <w:rStyle w:val="sy0"/>
        </w:rPr>
        <w:t>;</w:t>
      </w:r>
      <w:r>
        <w:br/>
        <w:t xml:space="preserve">  </w:t>
      </w:r>
      <w:r>
        <w:rPr>
          <w:rStyle w:val="br0"/>
        </w:rPr>
        <w:t>}</w:t>
      </w:r>
      <w:r>
        <w:br/>
      </w:r>
      <w:r>
        <w:rPr>
          <w:rStyle w:val="br0"/>
        </w:rPr>
        <w:t>}</w:t>
      </w:r>
      <w:r>
        <w:br/>
      </w:r>
      <w:r>
        <w:br/>
      </w:r>
      <w:r>
        <w:rPr>
          <w:rStyle w:val="kw1"/>
        </w:rPr>
        <w:t>void</w:t>
      </w:r>
      <w:r>
        <w:t xml:space="preserve"> </w:t>
      </w:r>
      <w:r>
        <w:rPr>
          <w:rStyle w:val="kw3"/>
        </w:rPr>
        <w:t>loop</w:t>
      </w:r>
      <w:r>
        <w:rPr>
          <w:rStyle w:val="br0"/>
        </w:rPr>
        <w:t>()</w:t>
      </w:r>
      <w:r>
        <w:br/>
      </w:r>
      <w:r>
        <w:rPr>
          <w:rStyle w:val="br0"/>
        </w:rPr>
        <w:t>{</w:t>
      </w:r>
      <w:r>
        <w:br/>
      </w:r>
      <w:r>
        <w:lastRenderedPageBreak/>
        <w:t xml:space="preserve">    SWval </w:t>
      </w:r>
      <w:r>
        <w:rPr>
          <w:rStyle w:val="sy0"/>
        </w:rPr>
        <w:t>=</w:t>
      </w:r>
      <w:r>
        <w:t xml:space="preserve"> SWread</w:t>
      </w:r>
      <w:r>
        <w:rPr>
          <w:rStyle w:val="br0"/>
        </w:rPr>
        <w:t>()</w:t>
      </w:r>
      <w:r>
        <w:rPr>
          <w:rStyle w:val="sy0"/>
        </w:rPr>
        <w:t>;</w:t>
      </w:r>
      <w:r>
        <w:t xml:space="preserve"> </w:t>
      </w:r>
      <w:r>
        <w:br/>
        <w:t>    SWprint</w:t>
      </w:r>
      <w:r>
        <w:rPr>
          <w:rStyle w:val="br0"/>
        </w:rPr>
        <w:t>(</w:t>
      </w:r>
      <w:r>
        <w:t>toupper</w:t>
      </w:r>
      <w:r>
        <w:rPr>
          <w:rStyle w:val="br0"/>
        </w:rPr>
        <w:t>(</w:t>
      </w:r>
      <w:r>
        <w:t>SWval</w:t>
      </w:r>
      <w:r>
        <w:rPr>
          <w:rStyle w:val="br0"/>
        </w:rPr>
        <w:t>))</w:t>
      </w:r>
      <w:r>
        <w:rPr>
          <w:rStyle w:val="sy0"/>
        </w:rPr>
        <w:t>;</w:t>
      </w:r>
      <w:r>
        <w:br/>
      </w:r>
      <w:r>
        <w:rPr>
          <w:rStyle w:val="br0"/>
        </w:rPr>
        <w:t>}</w:t>
      </w:r>
    </w:p>
    <w:p w:rsidR="00AF6E09" w:rsidRDefault="00335053" w:rsidP="00AF6E09">
      <w:hyperlink r:id="rId50" w:history="1">
        <w:r w:rsidR="00AF6E09">
          <w:rPr>
            <w:rStyle w:val="Lienhypertexte"/>
          </w:rPr>
          <w:t>[Get Code]</w:t>
        </w:r>
      </w:hyperlink>
    </w:p>
    <w:p w:rsidR="00AF6E09" w:rsidRDefault="00AF6E09" w:rsidP="00AF6E09">
      <w:pPr>
        <w:pStyle w:val="NormalWeb"/>
      </w:pPr>
      <w:r>
        <w:t xml:space="preserve">Open up your serial terminal program and set it to 9600 baud, 8 data bits, 1 stop bit, no parity, no hardware flow control. Press the reset button on the arduino board. The word "hi" should appear in the terminal window followed by an advancement to the next line. Here is a shot of what it should look like in Hyperterminal, the free pre-installed windows terminal application. </w:t>
      </w:r>
    </w:p>
    <w:p w:rsidR="00AF6E09" w:rsidRDefault="00AF6E09" w:rsidP="00AF6E09">
      <w:r>
        <w:rPr>
          <w:noProof/>
          <w:lang w:eastAsia="fr-FR"/>
        </w:rPr>
        <w:drawing>
          <wp:inline distT="0" distB="0" distL="0" distR="0">
            <wp:extent cx="4190365" cy="2981960"/>
            <wp:effectExtent l="0" t="0" r="635" b="8890"/>
            <wp:docPr id="27" name="Image 27" descr="https://www.arduino.cc/en/uploads/Tutorial/hyperterm_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arduino.cc/en/uploads/Tutorial/hyperterm_h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0365" cy="2981960"/>
                    </a:xfrm>
                    <a:prstGeom prst="rect">
                      <a:avLst/>
                    </a:prstGeom>
                    <a:noFill/>
                    <a:ln>
                      <a:noFill/>
                    </a:ln>
                  </pic:spPr>
                </pic:pic>
              </a:graphicData>
            </a:graphic>
          </wp:inline>
        </w:drawing>
      </w:r>
    </w:p>
    <w:p w:rsidR="00AF6E09" w:rsidRDefault="00AF6E09" w:rsidP="00AF6E09">
      <w:pPr>
        <w:pStyle w:val="NormalWeb"/>
      </w:pPr>
      <w:r>
        <w:t xml:space="preserve">Now, try typing a lowercase character into the terminal window. You should see the letter you typed return to you in uppercase. </w:t>
      </w:r>
    </w:p>
    <w:p w:rsidR="00AF6E09" w:rsidRDefault="00AF6E09" w:rsidP="00AF6E09">
      <w:r>
        <w:rPr>
          <w:noProof/>
          <w:lang w:eastAsia="fr-FR"/>
        </w:rPr>
        <w:drawing>
          <wp:inline distT="0" distB="0" distL="0" distR="0">
            <wp:extent cx="4190365" cy="2981960"/>
            <wp:effectExtent l="0" t="0" r="635" b="8890"/>
            <wp:docPr id="26" name="Image 26" descr="https://www.arduino.cc/en/uploads/Tutorial/hyperterm_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arduino.cc/en/uploads/Tutorial/hyperterm_ab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0365" cy="2981960"/>
                    </a:xfrm>
                    <a:prstGeom prst="rect">
                      <a:avLst/>
                    </a:prstGeom>
                    <a:noFill/>
                    <a:ln>
                      <a:noFill/>
                    </a:ln>
                  </pic:spPr>
                </pic:pic>
              </a:graphicData>
            </a:graphic>
          </wp:inline>
        </w:drawing>
      </w:r>
    </w:p>
    <w:p w:rsidR="00AF6E09" w:rsidRDefault="00AF6E09" w:rsidP="00AF6E09">
      <w:pPr>
        <w:pStyle w:val="NormalWeb"/>
      </w:pPr>
      <w:r>
        <w:lastRenderedPageBreak/>
        <w:t xml:space="preserve">If this works, congratulations! Your serial connection is working as planned. You can now use your new serial/computer connection to print debugging statements from your code, and to send commands to your microcontroller. </w:t>
      </w:r>
    </w:p>
    <w:p w:rsidR="00AF6E09" w:rsidRDefault="00AF6E09" w:rsidP="00AF6E09">
      <w:pPr>
        <w:pStyle w:val="NormalWeb"/>
      </w:pPr>
      <w:r>
        <w:rPr>
          <w:rStyle w:val="Accentuation"/>
        </w:rPr>
        <w:t>code and tutorial by Heather Dewey-Hagborg, photos by Thomas Dexter</w:t>
      </w:r>
      <w:r>
        <w:t xml:space="preserve"> </w:t>
      </w:r>
    </w:p>
    <w:p w:rsidR="00AF6E09" w:rsidRDefault="00AF6E09" w:rsidP="00A23F60">
      <w:pPr>
        <w:pStyle w:val="Sansinterligne"/>
      </w:pPr>
    </w:p>
    <w:p w:rsidR="00AF6E09" w:rsidRDefault="00AF6E09">
      <w:r>
        <w:br w:type="page"/>
      </w:r>
    </w:p>
    <w:p w:rsidR="00AF6E09" w:rsidRDefault="00AF6E09" w:rsidP="00A23F60">
      <w:pPr>
        <w:pStyle w:val="Sansinterligne"/>
      </w:pPr>
    </w:p>
    <w:p w:rsidR="00AF6E09" w:rsidRDefault="00335053" w:rsidP="00A23F60">
      <w:pPr>
        <w:pStyle w:val="Sansinterligne"/>
      </w:pPr>
      <w:hyperlink r:id="rId53" w:history="1">
        <w:r w:rsidR="00D15E8C" w:rsidRPr="0011349A">
          <w:rPr>
            <w:rStyle w:val="Lienhypertexte"/>
          </w:rPr>
          <w:t>https://www.jujens.eu/posts/2014/May/05/Communication-serie/</w:t>
        </w:r>
      </w:hyperlink>
      <w:r w:rsidR="00D15E8C">
        <w:t xml:space="preserve"> </w:t>
      </w:r>
    </w:p>
    <w:p w:rsidR="00D15E8C" w:rsidRDefault="00D15E8C" w:rsidP="00A23F60">
      <w:pPr>
        <w:pStyle w:val="Sansinterligne"/>
      </w:pPr>
    </w:p>
    <w:p w:rsidR="00D15E8C" w:rsidRDefault="00335053" w:rsidP="00D15E8C">
      <w:pPr>
        <w:pStyle w:val="Titre1"/>
      </w:pPr>
      <w:hyperlink r:id="rId54" w:tooltip="Permalink to La communication série avec arduino" w:history="1">
        <w:bookmarkStart w:id="21" w:name="_Toc473877279"/>
        <w:r w:rsidR="00D15E8C">
          <w:rPr>
            <w:rStyle w:val="Lienhypertexte"/>
          </w:rPr>
          <w:t>La communication série avec arduino</w:t>
        </w:r>
        <w:bookmarkEnd w:id="21"/>
      </w:hyperlink>
    </w:p>
    <w:p w:rsidR="00D15E8C" w:rsidRDefault="00D15E8C" w:rsidP="00D15E8C">
      <w:r>
        <w:t xml:space="preserve">Mon 05 May 2014 | tags: </w:t>
      </w:r>
      <w:hyperlink r:id="rId55" w:history="1">
        <w:r>
          <w:rPr>
            <w:rStyle w:val="Lienhypertexte"/>
          </w:rPr>
          <w:t>Communication série</w:t>
        </w:r>
      </w:hyperlink>
      <w:hyperlink r:id="rId56" w:history="1">
        <w:r>
          <w:rPr>
            <w:rStyle w:val="Lienhypertexte"/>
          </w:rPr>
          <w:t>Arduino</w:t>
        </w:r>
      </w:hyperlink>
      <w:hyperlink r:id="rId57" w:history="1">
        <w:r>
          <w:rPr>
            <w:rStyle w:val="Lienhypertexte"/>
          </w:rPr>
          <w:t>Python</w:t>
        </w:r>
      </w:hyperlink>
      <w:hyperlink r:id="rId58" w:history="1">
        <w:r>
          <w:rPr>
            <w:rStyle w:val="Lienhypertexte"/>
          </w:rPr>
          <w:t>Robotique</w:t>
        </w:r>
      </w:hyperlink>
      <w:r>
        <w:t xml:space="preserve"> </w:t>
      </w:r>
    </w:p>
    <w:p w:rsidR="00D15E8C" w:rsidRDefault="00D15E8C" w:rsidP="00D15E8C">
      <w:pPr>
        <w:pStyle w:val="NormalWeb"/>
      </w:pPr>
      <w:r>
        <w:t>La communication série est indispensable pour dialoguer avec votre Arduino puisque c'est le mode de transmission utilisé pour communiquer avec la carte. Dans ce tuto je vais vous expliquer comment ça fonctionne avec des exemples pratiques pour faire communiquer une carte arduino (le modèle n'importe pas) et votre PC grâce à une connexion USB. Nous utiliserons dans un premier temps l'IDE Arduino puis du code Python. Je suppose que vous avez quelques bases en programmation. Les exemples seront suffisamment simples pour que la connaissance préalable de python ne soit pas nécessaire.</w:t>
      </w:r>
    </w:p>
    <w:p w:rsidR="00D15E8C" w:rsidRDefault="00D15E8C" w:rsidP="00D15E8C">
      <w:pPr>
        <w:pStyle w:val="NormalWeb"/>
      </w:pPr>
      <w:r>
        <w:t>Le tuto peut se réaliser indifféremment sous Windows, GNU/Linux, Mac ou autre. Néanmoins, les exemples fonctionnent tel quel uniquement sous linux. Sous d'autres systèmes, vous pouvez être amené à changer les chemins des ports. Le reste devrait rester inchangé.</w:t>
      </w:r>
    </w:p>
    <w:p w:rsidR="00D15E8C" w:rsidRDefault="00D15E8C" w:rsidP="00D15E8C">
      <w:pPr>
        <w:pStyle w:val="NormalWeb"/>
      </w:pPr>
      <w:r>
        <w:t xml:space="preserve">Tous les codes sont disponibles en </w:t>
      </w:r>
      <w:hyperlink r:id="rId59" w:anchor="telechargement" w:history="1">
        <w:r>
          <w:rPr>
            <w:rStyle w:val="Lienhypertexte"/>
          </w:rPr>
          <w:t>téléchargement</w:t>
        </w:r>
      </w:hyperlink>
      <w:r>
        <w:t xml:space="preserve"> à la fin de ce document sous licence </w:t>
      </w:r>
      <w:hyperlink r:id="rId60" w:history="1">
        <w:r>
          <w:rPr>
            <w:rStyle w:val="Lienhypertexte"/>
          </w:rPr>
          <w:t>Apache v2</w:t>
        </w:r>
      </w:hyperlink>
      <w:r>
        <w:t>.</w:t>
      </w:r>
    </w:p>
    <w:p w:rsidR="00D15E8C" w:rsidRDefault="00D15E8C" w:rsidP="00D15E8C">
      <w:pPr>
        <w:pStyle w:val="topic-title"/>
      </w:pPr>
      <w:r>
        <w:rPr>
          <w:rStyle w:val="lev"/>
        </w:rPr>
        <w:t>Sommaire</w:t>
      </w:r>
    </w:p>
    <w:p w:rsidR="00D15E8C" w:rsidRDefault="00335053" w:rsidP="00D15E8C">
      <w:pPr>
        <w:numPr>
          <w:ilvl w:val="0"/>
          <w:numId w:val="9"/>
        </w:numPr>
        <w:spacing w:before="100" w:beforeAutospacing="1" w:after="100" w:afterAutospacing="1" w:line="240" w:lineRule="auto"/>
      </w:pPr>
      <w:hyperlink r:id="rId61" w:anchor="presentation" w:history="1">
        <w:r w:rsidR="00D15E8C">
          <w:rPr>
            <w:rStyle w:val="Lienhypertexte"/>
          </w:rPr>
          <w:t>Présentation</w:t>
        </w:r>
      </w:hyperlink>
    </w:p>
    <w:p w:rsidR="00D15E8C" w:rsidRDefault="00335053" w:rsidP="00D15E8C">
      <w:pPr>
        <w:numPr>
          <w:ilvl w:val="0"/>
          <w:numId w:val="9"/>
        </w:numPr>
        <w:spacing w:before="100" w:beforeAutospacing="1" w:after="100" w:afterAutospacing="1" w:line="240" w:lineRule="auto"/>
      </w:pPr>
      <w:hyperlink r:id="rId62" w:anchor="pre-requis" w:history="1">
        <w:r w:rsidR="00D15E8C">
          <w:rPr>
            <w:rStyle w:val="Lienhypertexte"/>
          </w:rPr>
          <w:t>Pré-requis</w:t>
        </w:r>
      </w:hyperlink>
    </w:p>
    <w:p w:rsidR="00D15E8C" w:rsidRDefault="00335053" w:rsidP="00D15E8C">
      <w:pPr>
        <w:numPr>
          <w:ilvl w:val="1"/>
          <w:numId w:val="9"/>
        </w:numPr>
        <w:spacing w:before="100" w:beforeAutospacing="1" w:after="100" w:afterAutospacing="1" w:line="240" w:lineRule="auto"/>
      </w:pPr>
      <w:hyperlink r:id="rId63" w:anchor="logiciels-et-bibliotheques-a-installer" w:history="1">
        <w:r w:rsidR="00D15E8C">
          <w:rPr>
            <w:rStyle w:val="Lienhypertexte"/>
          </w:rPr>
          <w:t>Logiciels et bibliothèques à installer</w:t>
        </w:r>
      </w:hyperlink>
    </w:p>
    <w:p w:rsidR="00D15E8C" w:rsidRDefault="00335053" w:rsidP="00D15E8C">
      <w:pPr>
        <w:numPr>
          <w:ilvl w:val="1"/>
          <w:numId w:val="9"/>
        </w:numPr>
        <w:spacing w:before="100" w:beforeAutospacing="1" w:after="100" w:afterAutospacing="1" w:line="240" w:lineRule="auto"/>
      </w:pPr>
      <w:hyperlink r:id="rId64" w:anchor="vocabulaire" w:history="1">
        <w:r w:rsidR="00D15E8C">
          <w:rPr>
            <w:rStyle w:val="Lienhypertexte"/>
          </w:rPr>
          <w:t>Vocabulaire</w:t>
        </w:r>
      </w:hyperlink>
    </w:p>
    <w:p w:rsidR="00D15E8C" w:rsidRDefault="00335053" w:rsidP="00D15E8C">
      <w:pPr>
        <w:numPr>
          <w:ilvl w:val="0"/>
          <w:numId w:val="9"/>
        </w:numPr>
        <w:spacing w:before="100" w:beforeAutospacing="1" w:after="100" w:afterAutospacing="1" w:line="240" w:lineRule="auto"/>
      </w:pPr>
      <w:hyperlink r:id="rId65" w:anchor="communiquer-avec-le-moniteur-serie" w:history="1">
        <w:r w:rsidR="00D15E8C">
          <w:rPr>
            <w:rStyle w:val="Lienhypertexte"/>
          </w:rPr>
          <w:t>Communiquer avec le moniteur série</w:t>
        </w:r>
      </w:hyperlink>
    </w:p>
    <w:p w:rsidR="00D15E8C" w:rsidRDefault="00335053" w:rsidP="00D15E8C">
      <w:pPr>
        <w:numPr>
          <w:ilvl w:val="1"/>
          <w:numId w:val="9"/>
        </w:numPr>
        <w:spacing w:before="100" w:beforeAutospacing="1" w:after="100" w:afterAutospacing="1" w:line="240" w:lineRule="auto"/>
      </w:pPr>
      <w:hyperlink r:id="rId66" w:anchor="communication-la-plus-simple-possible" w:history="1">
        <w:r w:rsidR="00D15E8C">
          <w:rPr>
            <w:rStyle w:val="Lienhypertexte"/>
          </w:rPr>
          <w:t>Communication la plus simple possible</w:t>
        </w:r>
      </w:hyperlink>
    </w:p>
    <w:p w:rsidR="00D15E8C" w:rsidRDefault="00335053" w:rsidP="00D15E8C">
      <w:pPr>
        <w:numPr>
          <w:ilvl w:val="1"/>
          <w:numId w:val="9"/>
        </w:numPr>
        <w:spacing w:before="100" w:beforeAutospacing="1" w:after="100" w:afterAutospacing="1" w:line="240" w:lineRule="auto"/>
      </w:pPr>
      <w:hyperlink r:id="rId67" w:anchor="echo" w:history="1">
        <w:r w:rsidR="00D15E8C">
          <w:rPr>
            <w:rStyle w:val="Lienhypertexte"/>
          </w:rPr>
          <w:t>Echo</w:t>
        </w:r>
      </w:hyperlink>
    </w:p>
    <w:p w:rsidR="00D15E8C" w:rsidRDefault="00335053" w:rsidP="00D15E8C">
      <w:pPr>
        <w:numPr>
          <w:ilvl w:val="0"/>
          <w:numId w:val="9"/>
        </w:numPr>
        <w:spacing w:before="100" w:beforeAutospacing="1" w:after="100" w:afterAutospacing="1" w:line="240" w:lineRule="auto"/>
      </w:pPr>
      <w:hyperlink r:id="rId68" w:anchor="lire-des-entiers" w:history="1">
        <w:r w:rsidR="00D15E8C">
          <w:rPr>
            <w:rStyle w:val="Lienhypertexte"/>
          </w:rPr>
          <w:t>Lire des entiers</w:t>
        </w:r>
      </w:hyperlink>
    </w:p>
    <w:p w:rsidR="00D15E8C" w:rsidRDefault="00335053" w:rsidP="00D15E8C">
      <w:pPr>
        <w:numPr>
          <w:ilvl w:val="1"/>
          <w:numId w:val="9"/>
        </w:numPr>
        <w:spacing w:before="100" w:beforeAutospacing="1" w:after="100" w:afterAutospacing="1" w:line="240" w:lineRule="auto"/>
      </w:pPr>
      <w:hyperlink r:id="rId69" w:anchor="lecture-basique-d-un-entier" w:history="1">
        <w:r w:rsidR="00D15E8C">
          <w:rPr>
            <w:rStyle w:val="Lienhypertexte"/>
          </w:rPr>
          <w:t>Lecture basique d'un entier</w:t>
        </w:r>
      </w:hyperlink>
    </w:p>
    <w:p w:rsidR="00D15E8C" w:rsidRDefault="00335053" w:rsidP="00D15E8C">
      <w:pPr>
        <w:numPr>
          <w:ilvl w:val="1"/>
          <w:numId w:val="9"/>
        </w:numPr>
        <w:spacing w:before="100" w:beforeAutospacing="1" w:after="100" w:afterAutospacing="1" w:line="240" w:lineRule="auto"/>
      </w:pPr>
      <w:hyperlink r:id="rId70" w:anchor="faire-des-maths-avec-deux-entiers" w:history="1">
        <w:r w:rsidR="00D15E8C">
          <w:rPr>
            <w:rStyle w:val="Lienhypertexte"/>
          </w:rPr>
          <w:t>Faire des maths avec deux entiers</w:t>
        </w:r>
      </w:hyperlink>
    </w:p>
    <w:p w:rsidR="00D15E8C" w:rsidRDefault="00335053" w:rsidP="00D15E8C">
      <w:pPr>
        <w:numPr>
          <w:ilvl w:val="0"/>
          <w:numId w:val="9"/>
        </w:numPr>
        <w:spacing w:before="100" w:beforeAutospacing="1" w:after="100" w:afterAutospacing="1" w:line="240" w:lineRule="auto"/>
      </w:pPr>
      <w:hyperlink r:id="rId71" w:anchor="communication-entre-un-programme-et-la-carte" w:history="1">
        <w:r w:rsidR="00D15E8C">
          <w:rPr>
            <w:rStyle w:val="Lienhypertexte"/>
          </w:rPr>
          <w:t>Communication entre un programme et la carte</w:t>
        </w:r>
      </w:hyperlink>
    </w:p>
    <w:p w:rsidR="00D15E8C" w:rsidRDefault="00335053" w:rsidP="00D15E8C">
      <w:pPr>
        <w:numPr>
          <w:ilvl w:val="1"/>
          <w:numId w:val="9"/>
        </w:numPr>
        <w:spacing w:before="100" w:beforeAutospacing="1" w:after="100" w:afterAutospacing="1" w:line="240" w:lineRule="auto"/>
      </w:pPr>
      <w:hyperlink r:id="rId72" w:anchor="lecture" w:history="1">
        <w:r w:rsidR="00D15E8C">
          <w:rPr>
            <w:rStyle w:val="Lienhypertexte"/>
          </w:rPr>
          <w:t>Lecture</w:t>
        </w:r>
      </w:hyperlink>
    </w:p>
    <w:p w:rsidR="00D15E8C" w:rsidRDefault="00335053" w:rsidP="00D15E8C">
      <w:pPr>
        <w:numPr>
          <w:ilvl w:val="1"/>
          <w:numId w:val="9"/>
        </w:numPr>
        <w:spacing w:before="100" w:beforeAutospacing="1" w:after="100" w:afterAutospacing="1" w:line="240" w:lineRule="auto"/>
      </w:pPr>
      <w:hyperlink r:id="rId73" w:anchor="ecriture" w:history="1">
        <w:r w:rsidR="00D15E8C">
          <w:rPr>
            <w:rStyle w:val="Lienhypertexte"/>
          </w:rPr>
          <w:t>Écriture</w:t>
        </w:r>
      </w:hyperlink>
    </w:p>
    <w:p w:rsidR="00D15E8C" w:rsidRDefault="00335053" w:rsidP="00D15E8C">
      <w:pPr>
        <w:numPr>
          <w:ilvl w:val="0"/>
          <w:numId w:val="9"/>
        </w:numPr>
        <w:spacing w:before="100" w:beforeAutospacing="1" w:after="100" w:afterAutospacing="1" w:line="240" w:lineRule="auto"/>
      </w:pPr>
      <w:hyperlink r:id="rId74" w:anchor="influence-du-nombre-de-bauds" w:history="1">
        <w:r w:rsidR="00D15E8C">
          <w:rPr>
            <w:rStyle w:val="Lienhypertexte"/>
          </w:rPr>
          <w:t>Influence du nombre de bauds</w:t>
        </w:r>
      </w:hyperlink>
    </w:p>
    <w:p w:rsidR="00D15E8C" w:rsidRDefault="00335053" w:rsidP="00D15E8C">
      <w:pPr>
        <w:numPr>
          <w:ilvl w:val="0"/>
          <w:numId w:val="9"/>
        </w:numPr>
        <w:spacing w:before="100" w:beforeAutospacing="1" w:after="100" w:afterAutospacing="1" w:line="240" w:lineRule="auto"/>
      </w:pPr>
      <w:hyperlink r:id="rId75" w:anchor="conclusion" w:history="1">
        <w:r w:rsidR="00D15E8C">
          <w:rPr>
            <w:rStyle w:val="Lienhypertexte"/>
          </w:rPr>
          <w:t>Conclusion</w:t>
        </w:r>
      </w:hyperlink>
    </w:p>
    <w:p w:rsidR="00D15E8C" w:rsidRDefault="00335053" w:rsidP="00D15E8C">
      <w:pPr>
        <w:numPr>
          <w:ilvl w:val="1"/>
          <w:numId w:val="9"/>
        </w:numPr>
        <w:spacing w:before="100" w:beforeAutospacing="1" w:after="100" w:afterAutospacing="1" w:line="240" w:lineRule="auto"/>
      </w:pPr>
      <w:hyperlink r:id="rId76" w:anchor="en-resume" w:history="1">
        <w:r w:rsidR="00D15E8C">
          <w:rPr>
            <w:rStyle w:val="Lienhypertexte"/>
          </w:rPr>
          <w:t>En résumé</w:t>
        </w:r>
      </w:hyperlink>
    </w:p>
    <w:p w:rsidR="00D15E8C" w:rsidRDefault="00335053" w:rsidP="00D15E8C">
      <w:pPr>
        <w:numPr>
          <w:ilvl w:val="0"/>
          <w:numId w:val="9"/>
        </w:numPr>
        <w:spacing w:before="100" w:beforeAutospacing="1" w:after="100" w:afterAutospacing="1" w:line="240" w:lineRule="auto"/>
      </w:pPr>
      <w:hyperlink r:id="rId77" w:anchor="quelques-problemes-frequents" w:history="1">
        <w:r w:rsidR="00D15E8C">
          <w:rPr>
            <w:rStyle w:val="Lienhypertexte"/>
          </w:rPr>
          <w:t>Quelques problèmes fréquents</w:t>
        </w:r>
      </w:hyperlink>
    </w:p>
    <w:p w:rsidR="00D15E8C" w:rsidRDefault="00335053" w:rsidP="00D15E8C">
      <w:pPr>
        <w:numPr>
          <w:ilvl w:val="1"/>
          <w:numId w:val="9"/>
        </w:numPr>
        <w:spacing w:before="100" w:beforeAutospacing="1" w:after="100" w:afterAutospacing="1" w:line="240" w:lineRule="auto"/>
      </w:pPr>
      <w:hyperlink r:id="rId78" w:anchor="probleme-de-telechargement" w:history="1">
        <w:r w:rsidR="00D15E8C">
          <w:rPr>
            <w:rStyle w:val="Lienhypertexte"/>
          </w:rPr>
          <w:t>Problème de téléchargement</w:t>
        </w:r>
      </w:hyperlink>
    </w:p>
    <w:p w:rsidR="00D15E8C" w:rsidRDefault="00335053" w:rsidP="00D15E8C">
      <w:pPr>
        <w:numPr>
          <w:ilvl w:val="1"/>
          <w:numId w:val="9"/>
        </w:numPr>
        <w:spacing w:before="100" w:beforeAutospacing="1" w:after="100" w:afterAutospacing="1" w:line="240" w:lineRule="auto"/>
      </w:pPr>
      <w:hyperlink r:id="rId79" w:anchor="lecture-de-donnees-de-taille-indeterminees" w:history="1">
        <w:r w:rsidR="00D15E8C">
          <w:rPr>
            <w:rStyle w:val="Lienhypertexte"/>
          </w:rPr>
          <w:t>Lecture de données de taille indéterminées</w:t>
        </w:r>
      </w:hyperlink>
    </w:p>
    <w:p w:rsidR="00D15E8C" w:rsidRDefault="00335053" w:rsidP="00D15E8C">
      <w:pPr>
        <w:numPr>
          <w:ilvl w:val="0"/>
          <w:numId w:val="9"/>
        </w:numPr>
        <w:spacing w:before="100" w:beforeAutospacing="1" w:after="100" w:afterAutospacing="1" w:line="240" w:lineRule="auto"/>
      </w:pPr>
      <w:hyperlink r:id="rId80" w:anchor="telechargements" w:history="1">
        <w:r w:rsidR="00D15E8C">
          <w:rPr>
            <w:rStyle w:val="Lienhypertexte"/>
          </w:rPr>
          <w:t>Téléchargements</w:t>
        </w:r>
      </w:hyperlink>
    </w:p>
    <w:p w:rsidR="00D15E8C" w:rsidRDefault="00335053" w:rsidP="00D15E8C">
      <w:pPr>
        <w:pStyle w:val="Titre2"/>
      </w:pPr>
      <w:hyperlink r:id="rId81" w:anchor="id2" w:history="1">
        <w:bookmarkStart w:id="22" w:name="_Toc473877280"/>
        <w:r w:rsidR="00D15E8C">
          <w:rPr>
            <w:rStyle w:val="Lienhypertexte"/>
          </w:rPr>
          <w:t>Présentation</w:t>
        </w:r>
        <w:bookmarkEnd w:id="22"/>
      </w:hyperlink>
    </w:p>
    <w:p w:rsidR="00D15E8C" w:rsidRDefault="00D15E8C" w:rsidP="00D15E8C">
      <w:pPr>
        <w:pStyle w:val="NormalWeb"/>
      </w:pPr>
      <w:r>
        <w:t>En communication série, on découpe l'information à transmettre en petits blocs de taille fixe avant de la transmettre. La taille des blocs correspond au nombre des lignes disponibles pour la transmission des données.</w:t>
      </w:r>
    </w:p>
    <w:p w:rsidR="00D15E8C" w:rsidRDefault="00D15E8C" w:rsidP="00D15E8C">
      <w:pPr>
        <w:pStyle w:val="NormalWeb"/>
      </w:pPr>
      <w:r>
        <w:lastRenderedPageBreak/>
        <w:t>Ce type de communication s'oppose à la communication parallèle. En communication parallèle, il y a une ligne par bits à transmettre. Tous les bits sont donc transmis en même temps. Pour une même fréquence de communication, la communication parallèle est donc plus rapide.</w:t>
      </w:r>
    </w:p>
    <w:p w:rsidR="00D15E8C" w:rsidRDefault="00D15E8C" w:rsidP="00D15E8C">
      <w:pPr>
        <w:pStyle w:val="NormalWeb"/>
      </w:pPr>
      <w:r>
        <w:t>L'avantage de la communication série sur la communication parallèle est qu'elle nécessite moins de lignes, donc moins de broches, donc moins de composants. Son coût est donc plus faible.</w:t>
      </w:r>
    </w:p>
    <w:p w:rsidR="00D15E8C" w:rsidRDefault="00D15E8C" w:rsidP="00D15E8C">
      <w:pPr>
        <w:pStyle w:val="NormalWeb"/>
      </w:pPr>
      <w:r>
        <w:t>Les protocoles de communication série les plus connus sont :</w:t>
      </w:r>
    </w:p>
    <w:p w:rsidR="00D15E8C" w:rsidRDefault="00D15E8C" w:rsidP="00D15E8C">
      <w:pPr>
        <w:numPr>
          <w:ilvl w:val="0"/>
          <w:numId w:val="10"/>
        </w:numPr>
        <w:spacing w:before="100" w:beforeAutospacing="1" w:after="100" w:afterAutospacing="1" w:line="240" w:lineRule="auto"/>
      </w:pPr>
      <w:r>
        <w:t xml:space="preserve">Le protocole </w:t>
      </w:r>
      <w:hyperlink r:id="rId82" w:history="1">
        <w:r>
          <w:rPr>
            <w:rStyle w:val="Lienhypertexte"/>
          </w:rPr>
          <w:t>USB</w:t>
        </w:r>
      </w:hyperlink>
    </w:p>
    <w:p w:rsidR="00D15E8C" w:rsidRDefault="00D15E8C" w:rsidP="00D15E8C">
      <w:pPr>
        <w:numPr>
          <w:ilvl w:val="0"/>
          <w:numId w:val="10"/>
        </w:numPr>
        <w:spacing w:before="100" w:beforeAutospacing="1" w:after="100" w:afterAutospacing="1" w:line="240" w:lineRule="auto"/>
      </w:pPr>
      <w:r>
        <w:t xml:space="preserve">Le protocole </w:t>
      </w:r>
      <w:hyperlink r:id="rId83" w:history="1">
        <w:r>
          <w:rPr>
            <w:rStyle w:val="Lienhypertexte"/>
          </w:rPr>
          <w:t>I2C</w:t>
        </w:r>
      </w:hyperlink>
    </w:p>
    <w:p w:rsidR="00D15E8C" w:rsidRDefault="00D15E8C" w:rsidP="00D15E8C">
      <w:pPr>
        <w:numPr>
          <w:ilvl w:val="0"/>
          <w:numId w:val="10"/>
        </w:numPr>
        <w:spacing w:before="100" w:beforeAutospacing="1" w:after="100" w:afterAutospacing="1" w:line="240" w:lineRule="auto"/>
      </w:pPr>
      <w:r>
        <w:t xml:space="preserve">Le protocole </w:t>
      </w:r>
      <w:hyperlink r:id="rId84" w:history="1">
        <w:r>
          <w:rPr>
            <w:rStyle w:val="Lienhypertexte"/>
          </w:rPr>
          <w:t>PCI Express</w:t>
        </w:r>
      </w:hyperlink>
    </w:p>
    <w:p w:rsidR="00D15E8C" w:rsidRDefault="00335053" w:rsidP="00D15E8C">
      <w:pPr>
        <w:pStyle w:val="Titre2"/>
      </w:pPr>
      <w:hyperlink r:id="rId85" w:anchor="id3" w:history="1">
        <w:bookmarkStart w:id="23" w:name="_Toc473877281"/>
        <w:r w:rsidR="00D15E8C">
          <w:rPr>
            <w:rStyle w:val="Lienhypertexte"/>
          </w:rPr>
          <w:t>Pré-requis</w:t>
        </w:r>
        <w:bookmarkEnd w:id="23"/>
      </w:hyperlink>
    </w:p>
    <w:p w:rsidR="00D15E8C" w:rsidRDefault="00335053" w:rsidP="00D15E8C">
      <w:pPr>
        <w:pStyle w:val="Titre3"/>
      </w:pPr>
      <w:hyperlink r:id="rId86" w:anchor="id4" w:history="1">
        <w:bookmarkStart w:id="24" w:name="_Toc473877282"/>
        <w:r w:rsidR="00D15E8C">
          <w:rPr>
            <w:rStyle w:val="Lienhypertexte"/>
          </w:rPr>
          <w:t>Logiciels et bibliothèques à installer</w:t>
        </w:r>
        <w:bookmarkEnd w:id="24"/>
      </w:hyperlink>
    </w:p>
    <w:p w:rsidR="00D15E8C" w:rsidRDefault="00D15E8C" w:rsidP="00D15E8C">
      <w:pPr>
        <w:numPr>
          <w:ilvl w:val="0"/>
          <w:numId w:val="11"/>
        </w:numPr>
        <w:spacing w:before="100" w:beforeAutospacing="1" w:after="100" w:afterAutospacing="1" w:line="240" w:lineRule="auto"/>
      </w:pPr>
      <w:r>
        <w:t xml:space="preserve">Arduino IDE : l'IDE officiel arduino. Le moyen le plus simple d'écrire et de télécharger les programmes sur la carte. Il est disponible sur le site officiel d'Arduino : </w:t>
      </w:r>
      <w:hyperlink r:id="rId87" w:anchor="toc1" w:history="1">
        <w:r>
          <w:rPr>
            <w:rStyle w:val="Lienhypertexte"/>
          </w:rPr>
          <w:t>http://arduino.cc/en/Main/Software#toc1</w:t>
        </w:r>
      </w:hyperlink>
    </w:p>
    <w:p w:rsidR="00D15E8C" w:rsidRDefault="00D15E8C" w:rsidP="00D15E8C">
      <w:pPr>
        <w:numPr>
          <w:ilvl w:val="0"/>
          <w:numId w:val="11"/>
        </w:numPr>
        <w:spacing w:before="100" w:beforeAutospacing="1" w:after="100" w:afterAutospacing="1" w:line="240" w:lineRule="auto"/>
      </w:pPr>
      <w:r>
        <w:t xml:space="preserve">Python3 : indispensable pour exécuter les certains programmes d'exemple (uniquement pour la partie </w:t>
      </w:r>
      <w:hyperlink r:id="rId88" w:anchor="communication-entre-un-programme-et-la-carte" w:history="1">
        <w:r>
          <w:rPr>
            <w:rStyle w:val="Lienhypertexte"/>
          </w:rPr>
          <w:t>communication entre un programme et la carte</w:t>
        </w:r>
      </w:hyperlink>
      <w:r>
        <w:t xml:space="preserve">). Il se trouve dans les dépôts de votre distribution linux ou par là : </w:t>
      </w:r>
      <w:hyperlink r:id="rId89" w:history="1">
        <w:r>
          <w:rPr>
            <w:rStyle w:val="Lienhypertexte"/>
          </w:rPr>
          <w:t>Python</w:t>
        </w:r>
      </w:hyperlink>
    </w:p>
    <w:p w:rsidR="00D15E8C" w:rsidRDefault="00D15E8C" w:rsidP="00D15E8C">
      <w:pPr>
        <w:numPr>
          <w:ilvl w:val="0"/>
          <w:numId w:val="11"/>
        </w:numPr>
        <w:spacing w:before="100" w:beforeAutospacing="1" w:after="100" w:afterAutospacing="1" w:line="240" w:lineRule="auto"/>
      </w:pPr>
      <w:r>
        <w:t xml:space="preserve">Pyserial : c'est la bibliothèque python qui permet de faire de la communication série. Elle est normalement dans les dépôts de votre distribution linux. Elle peut aussi être installée via </w:t>
      </w:r>
      <w:hyperlink r:id="rId90" w:history="1">
        <w:r>
          <w:rPr>
            <w:rStyle w:val="Lienhypertexte"/>
          </w:rPr>
          <w:t>pip</w:t>
        </w:r>
      </w:hyperlink>
      <w:r>
        <w:t xml:space="preserve"> : </w:t>
      </w:r>
      <w:r>
        <w:rPr>
          <w:rStyle w:val="MachinecrireHTML"/>
          <w:rFonts w:eastAsiaTheme="minorHAnsi"/>
        </w:rPr>
        <w:t>pip install pyserial</w:t>
      </w:r>
      <w:r>
        <w:t>.</w:t>
      </w:r>
    </w:p>
    <w:p w:rsidR="00D15E8C" w:rsidRDefault="00335053" w:rsidP="00D15E8C">
      <w:pPr>
        <w:pStyle w:val="Titre3"/>
      </w:pPr>
      <w:hyperlink r:id="rId91" w:anchor="id5" w:history="1">
        <w:bookmarkStart w:id="25" w:name="_Toc473877283"/>
        <w:r w:rsidR="00D15E8C">
          <w:rPr>
            <w:rStyle w:val="Lienhypertexte"/>
          </w:rPr>
          <w:t>Vocabulaire</w:t>
        </w:r>
        <w:bookmarkEnd w:id="25"/>
      </w:hyperlink>
    </w:p>
    <w:p w:rsidR="00D15E8C" w:rsidRDefault="00D15E8C" w:rsidP="00D15E8C">
      <w:pPr>
        <w:pStyle w:val="NormalWeb"/>
      </w:pPr>
      <w:r>
        <w:t>Commençons par définir quelques termes de vocabulaire avec lesquels vous pouvez ne pas être familier et que nous allons rencontrer tout au long de ce tuto :</w:t>
      </w:r>
    </w:p>
    <w:p w:rsidR="00D15E8C" w:rsidRDefault="00D15E8C" w:rsidP="00D15E8C">
      <w:pPr>
        <w:numPr>
          <w:ilvl w:val="0"/>
          <w:numId w:val="12"/>
        </w:numPr>
        <w:spacing w:before="100" w:beforeAutospacing="1" w:after="100" w:afterAutospacing="1" w:line="240" w:lineRule="auto"/>
      </w:pPr>
      <w:r>
        <w:t xml:space="preserve">Ascii : c'est l'acronyme de </w:t>
      </w:r>
      <w:r>
        <w:rPr>
          <w:rStyle w:val="Accentuation"/>
        </w:rPr>
        <w:t>American Standard Code for Information Exchange</w:t>
      </w:r>
      <w:r>
        <w:t>, soit code américain pour l'échange d'information. Ce code permet de représenter avec des nombres compris entre 0 et 127 les caractères utilisés dans l'alphabet américain soit :</w:t>
      </w:r>
    </w:p>
    <w:p w:rsidR="00D15E8C" w:rsidRDefault="00D15E8C" w:rsidP="00D15E8C">
      <w:pPr>
        <w:numPr>
          <w:ilvl w:val="1"/>
          <w:numId w:val="12"/>
        </w:numPr>
        <w:spacing w:before="100" w:beforeAutospacing="1" w:after="100" w:afterAutospacing="1" w:line="240" w:lineRule="auto"/>
      </w:pPr>
      <w:r>
        <w:t>Les lettres, minuscules et majuscules</w:t>
      </w:r>
    </w:p>
    <w:p w:rsidR="00D15E8C" w:rsidRDefault="00D15E8C" w:rsidP="00D15E8C">
      <w:pPr>
        <w:numPr>
          <w:ilvl w:val="1"/>
          <w:numId w:val="12"/>
        </w:numPr>
        <w:spacing w:before="100" w:beforeAutospacing="1" w:after="100" w:afterAutospacing="1" w:line="240" w:lineRule="auto"/>
      </w:pPr>
      <w:r>
        <w:t xml:space="preserve">Les symboles de ponctuation : </w:t>
      </w:r>
      <w:r>
        <w:rPr>
          <w:rStyle w:val="MachinecrireHTML"/>
          <w:rFonts w:eastAsiaTheme="minorHAnsi"/>
        </w:rPr>
        <w:t>. , ;</w:t>
      </w:r>
    </w:p>
    <w:p w:rsidR="00D15E8C" w:rsidRDefault="00D15E8C" w:rsidP="00D15E8C">
      <w:pPr>
        <w:numPr>
          <w:ilvl w:val="1"/>
          <w:numId w:val="12"/>
        </w:numPr>
        <w:spacing w:before="100" w:beforeAutospacing="1" w:after="100" w:afterAutospacing="1" w:line="240" w:lineRule="auto"/>
      </w:pPr>
      <w:r>
        <w:t xml:space="preserve">Des caractères spéciaux : </w:t>
      </w:r>
      <w:r>
        <w:rPr>
          <w:rStyle w:val="MachinecrireHTML"/>
          <w:rFonts w:eastAsiaTheme="minorHAnsi"/>
        </w:rPr>
        <w:t>$ # * +</w:t>
      </w:r>
    </w:p>
    <w:p w:rsidR="00D15E8C" w:rsidRDefault="00D15E8C" w:rsidP="00D15E8C">
      <w:pPr>
        <w:numPr>
          <w:ilvl w:val="1"/>
          <w:numId w:val="12"/>
        </w:numPr>
        <w:spacing w:before="100" w:beforeAutospacing="1" w:after="100" w:afterAutospacing="1" w:line="240" w:lineRule="auto"/>
      </w:pPr>
      <w:r>
        <w:t>Pas les accents</w:t>
      </w:r>
    </w:p>
    <w:p w:rsidR="00D15E8C" w:rsidRDefault="00D15E8C" w:rsidP="00D15E8C">
      <w:pPr>
        <w:numPr>
          <w:ilvl w:val="0"/>
          <w:numId w:val="12"/>
        </w:numPr>
        <w:spacing w:before="100" w:beforeAutospacing="1" w:after="100" w:afterAutospacing="1" w:line="240" w:lineRule="auto"/>
      </w:pPr>
      <w:r>
        <w:t xml:space="preserve">Baud (Bd) : Unité de mesure du nombre de symboles transmissibles par seconde. Il ne faut pas le confondre avec le nombre de bits par seconde (bps). Par exemple, considérons que l'on souhaite transmettre le symbole ascii </w:t>
      </w:r>
      <w:r>
        <w:rPr>
          <w:rStyle w:val="MachinecrireHTML"/>
          <w:rFonts w:eastAsiaTheme="minorHAnsi"/>
        </w:rPr>
        <w:t>a</w:t>
      </w:r>
      <w:r>
        <w:t xml:space="preserve"> en 1 seconde exactement. D'après la </w:t>
      </w:r>
      <w:hyperlink r:id="rId92" w:anchor="Table_des_128_caract.C3.A8res_ASCII" w:history="1">
        <w:r>
          <w:rPr>
            <w:rStyle w:val="Lienhypertexte"/>
          </w:rPr>
          <w:t>table ascii</w:t>
        </w:r>
      </w:hyperlink>
      <w:r>
        <w:t xml:space="preserve"> </w:t>
      </w:r>
      <w:r>
        <w:rPr>
          <w:rStyle w:val="MachinecrireHTML"/>
          <w:rFonts w:eastAsiaTheme="minorHAnsi"/>
        </w:rPr>
        <w:t>a</w:t>
      </w:r>
      <w:r>
        <w:t xml:space="preserve"> s'écrit en binaire </w:t>
      </w:r>
      <w:r>
        <w:rPr>
          <w:rStyle w:val="MachinecrireHTML"/>
          <w:rFonts w:eastAsiaTheme="minorHAnsi"/>
        </w:rPr>
        <w:t>01100001</w:t>
      </w:r>
      <w:r>
        <w:t>. Pour transmettre ce symbole en 1 seconde, il faut communiquer avec une vitesse de 1 Bd mais de 8 bps.</w:t>
      </w:r>
    </w:p>
    <w:p w:rsidR="00D15E8C" w:rsidRDefault="00D15E8C" w:rsidP="00D15E8C">
      <w:pPr>
        <w:numPr>
          <w:ilvl w:val="0"/>
          <w:numId w:val="12"/>
        </w:numPr>
        <w:spacing w:before="100" w:beforeAutospacing="1" w:after="100" w:afterAutospacing="1" w:line="240" w:lineRule="auto"/>
      </w:pPr>
      <w:r>
        <w:t xml:space="preserve">Bytes (en python3) : Petite précision de vocabulaire spécifique à python 3. C'est un type de base du langage qui représente une chaîne d'octets. C'est ce type de donnée que nous manipulerons dans </w:t>
      </w:r>
      <w:hyperlink r:id="rId93" w:anchor="communication-entre-un-programme-et-la-carte" w:history="1">
        <w:r>
          <w:rPr>
            <w:rStyle w:val="Lienhypertexte"/>
          </w:rPr>
          <w:t>communication entre un programme et la carte</w:t>
        </w:r>
      </w:hyperlink>
    </w:p>
    <w:p w:rsidR="00D15E8C" w:rsidRDefault="00335053" w:rsidP="00D15E8C">
      <w:pPr>
        <w:pStyle w:val="Titre2"/>
      </w:pPr>
      <w:hyperlink r:id="rId94" w:anchor="id6" w:history="1">
        <w:bookmarkStart w:id="26" w:name="_Toc473877284"/>
        <w:r w:rsidR="00D15E8C">
          <w:rPr>
            <w:rStyle w:val="Lienhypertexte"/>
          </w:rPr>
          <w:t>Communiquer avec le moniteur série</w:t>
        </w:r>
        <w:bookmarkEnd w:id="26"/>
      </w:hyperlink>
    </w:p>
    <w:p w:rsidR="00D15E8C" w:rsidRDefault="00D15E8C" w:rsidP="00D15E8C">
      <w:pPr>
        <w:pStyle w:val="NormalWeb"/>
      </w:pPr>
      <w:r>
        <w:t>Avant de rentrer vraiment dans la communication, je vous signale que deux diodes présentes sur la arduino, peuvent être utiles :</w:t>
      </w:r>
    </w:p>
    <w:p w:rsidR="00D15E8C" w:rsidRDefault="00D15E8C" w:rsidP="00D15E8C">
      <w:pPr>
        <w:numPr>
          <w:ilvl w:val="0"/>
          <w:numId w:val="13"/>
        </w:numPr>
        <w:spacing w:before="100" w:beforeAutospacing="1" w:after="100" w:afterAutospacing="1" w:line="240" w:lineRule="auto"/>
      </w:pPr>
      <w:r>
        <w:lastRenderedPageBreak/>
        <w:t>TX : s'allume lors d'une transmission</w:t>
      </w:r>
    </w:p>
    <w:p w:rsidR="00D15E8C" w:rsidRDefault="00D15E8C" w:rsidP="00D15E8C">
      <w:pPr>
        <w:numPr>
          <w:ilvl w:val="0"/>
          <w:numId w:val="13"/>
        </w:numPr>
        <w:spacing w:before="100" w:beforeAutospacing="1" w:after="100" w:afterAutospacing="1" w:line="240" w:lineRule="auto"/>
      </w:pPr>
      <w:r>
        <w:t>RX : s'allume lors d'une réception</w:t>
      </w:r>
    </w:p>
    <w:p w:rsidR="00D15E8C" w:rsidRDefault="00D15E8C" w:rsidP="00D15E8C">
      <w:pPr>
        <w:spacing w:after="0"/>
      </w:pPr>
      <w:r>
        <w:rPr>
          <w:noProof/>
          <w:lang w:eastAsia="fr-FR"/>
        </w:rPr>
        <w:drawing>
          <wp:inline distT="0" distB="0" distL="0" distR="0">
            <wp:extent cx="8141970" cy="5645150"/>
            <wp:effectExtent l="0" t="0" r="0" b="0"/>
            <wp:docPr id="39" name="Image 39" descr="Une arduino et ses diodes TX et 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e arduino et ses diodes TX et 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141970" cy="5645150"/>
                    </a:xfrm>
                    <a:prstGeom prst="rect">
                      <a:avLst/>
                    </a:prstGeom>
                    <a:noFill/>
                    <a:ln>
                      <a:noFill/>
                    </a:ln>
                  </pic:spPr>
                </pic:pic>
              </a:graphicData>
            </a:graphic>
          </wp:inline>
        </w:drawing>
      </w:r>
    </w:p>
    <w:p w:rsidR="00D15E8C" w:rsidRDefault="00335053" w:rsidP="00D15E8C">
      <w:pPr>
        <w:pStyle w:val="Titre3"/>
      </w:pPr>
      <w:hyperlink r:id="rId96" w:anchor="id7" w:history="1">
        <w:bookmarkStart w:id="27" w:name="_Toc473877285"/>
        <w:r w:rsidR="00D15E8C">
          <w:rPr>
            <w:rStyle w:val="Lienhypertexte"/>
          </w:rPr>
          <w:t>Communication la plus simple possible</w:t>
        </w:r>
        <w:bookmarkEnd w:id="27"/>
      </w:hyperlink>
    </w:p>
    <w:p w:rsidR="00D15E8C" w:rsidRDefault="00D15E8C" w:rsidP="00D15E8C">
      <w:pPr>
        <w:pStyle w:val="NormalWeb"/>
      </w:pPr>
      <w:r>
        <w:t>Nous allons aborder notre premier exemple. Il consiste à envoyer des données sur le port série de la arduino de d'utiliser l'outil intégré à l'IDE pour voir les données envoyées. Lancez l'éditeur arduino et entrez le code ci-dessous :</w:t>
      </w:r>
    </w:p>
    <w:p w:rsidR="00D15E8C" w:rsidRDefault="00D15E8C" w:rsidP="00D15E8C">
      <w:pPr>
        <w:pStyle w:val="PrformatHTML"/>
      </w:pPr>
      <w:r>
        <w:rPr>
          <w:rStyle w:val="kt"/>
        </w:rPr>
        <w:t>void</w:t>
      </w:r>
      <w:r>
        <w:t xml:space="preserve"> </w:t>
      </w:r>
      <w:r>
        <w:rPr>
          <w:rStyle w:val="nf"/>
        </w:rPr>
        <w:t>setup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mi"/>
        </w:rPr>
        <w:t>9600</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s"/>
        </w:rPr>
        <w:t>"Coucou"</w:t>
      </w:r>
      <w:r>
        <w:rPr>
          <w:rStyle w:val="p"/>
        </w:rPr>
        <w:t>);</w:t>
      </w:r>
    </w:p>
    <w:p w:rsidR="00D15E8C" w:rsidRDefault="00D15E8C" w:rsidP="00D15E8C">
      <w:pPr>
        <w:pStyle w:val="PrformatHTML"/>
      </w:pPr>
      <w:r>
        <w:rPr>
          <w:rStyle w:val="p"/>
        </w:rPr>
        <w:t>}</w:t>
      </w:r>
    </w:p>
    <w:p w:rsidR="00D15E8C" w:rsidRDefault="00D15E8C" w:rsidP="00D15E8C">
      <w:pPr>
        <w:pStyle w:val="NormalWeb"/>
      </w:pPr>
      <w:r>
        <w:t>Détaillons le :</w:t>
      </w:r>
    </w:p>
    <w:p w:rsidR="00D15E8C" w:rsidRDefault="00D15E8C" w:rsidP="00D15E8C">
      <w:pPr>
        <w:numPr>
          <w:ilvl w:val="0"/>
          <w:numId w:val="14"/>
        </w:numPr>
        <w:spacing w:before="100" w:beforeAutospacing="1" w:after="100" w:afterAutospacing="1" w:line="240" w:lineRule="auto"/>
      </w:pPr>
      <w:r>
        <w:lastRenderedPageBreak/>
        <w:t xml:space="preserve">Dans la fonction </w:t>
      </w:r>
      <w:r>
        <w:rPr>
          <w:rStyle w:val="MachinecrireHTML"/>
          <w:rFonts w:eastAsiaTheme="minorHAnsi"/>
        </w:rPr>
        <w:t>setup</w:t>
      </w:r>
      <w:r>
        <w:t xml:space="preserve">, on initialise simplement le port série en donnant sa vitesse avec </w:t>
      </w:r>
      <w:r>
        <w:rPr>
          <w:rStyle w:val="MachinecrireHTML"/>
          <w:rFonts w:eastAsiaTheme="minorHAnsi"/>
        </w:rPr>
        <w:t>Serial.begin(9600)</w:t>
      </w:r>
      <w:r>
        <w:t>. En effet, pour que la carte et l'ordinateur communique correctement, ils doivent « parler » à la même vitesse. Une vitesse différente est une erreur fréquente au début. Pensez à la vérifier si vous rencontrez des problèmes. On choisit ici 9600 Bd ce qui est une valeur classique. Nous verrons plus loin l'</w:t>
      </w:r>
      <w:hyperlink r:id="rId97" w:anchor="influence-du-nombre-de-bauds" w:history="1">
        <w:r>
          <w:rPr>
            <w:rStyle w:val="Lienhypertexte"/>
          </w:rPr>
          <w:t>influence du nombre de bauds</w:t>
        </w:r>
      </w:hyperlink>
      <w:r>
        <w:t>.</w:t>
      </w:r>
    </w:p>
    <w:p w:rsidR="00D15E8C" w:rsidRDefault="00D15E8C" w:rsidP="00D15E8C">
      <w:pPr>
        <w:numPr>
          <w:ilvl w:val="0"/>
          <w:numId w:val="14"/>
        </w:numPr>
        <w:spacing w:before="100" w:beforeAutospacing="1" w:after="100" w:afterAutospacing="1" w:line="240" w:lineRule="auto"/>
      </w:pPr>
      <w:r>
        <w:t xml:space="preserve">Dans la fonction </w:t>
      </w:r>
      <w:r>
        <w:rPr>
          <w:rStyle w:val="MachinecrireHTML"/>
          <w:rFonts w:eastAsiaTheme="minorHAnsi"/>
        </w:rPr>
        <w:t>loop</w:t>
      </w:r>
      <w:r>
        <w:t xml:space="preserve">, on se contente d'envoyer </w:t>
      </w:r>
      <w:r>
        <w:rPr>
          <w:rStyle w:val="MachinecrireHTML"/>
          <w:rFonts w:eastAsiaTheme="minorHAnsi"/>
        </w:rPr>
        <w:t>"Coucou"</w:t>
      </w:r>
      <w:r>
        <w:t xml:space="preserve"> avec </w:t>
      </w:r>
      <w:r>
        <w:rPr>
          <w:rStyle w:val="pre"/>
          <w:rFonts w:ascii="Courier New" w:hAnsi="Courier New" w:cs="Courier New"/>
          <w:sz w:val="20"/>
          <w:szCs w:val="20"/>
        </w:rPr>
        <w:t>Serial.println("Coucou")</w:t>
      </w:r>
      <w:r>
        <w:t>.</w:t>
      </w:r>
    </w:p>
    <w:p w:rsidR="00D15E8C" w:rsidRDefault="00D15E8C" w:rsidP="00D15E8C">
      <w:pPr>
        <w:pStyle w:val="NormalWeb"/>
      </w:pPr>
      <w:r>
        <w:t xml:space="preserve">Vérifiez dans </w:t>
      </w:r>
      <w:r>
        <w:rPr>
          <w:rStyle w:val="Accentuation"/>
        </w:rPr>
        <w:t>Outils &gt; Carte</w:t>
      </w:r>
      <w:r>
        <w:t xml:space="preserve"> que la bonne carte est sélectionnée et dans </w:t>
      </w:r>
      <w:r>
        <w:rPr>
          <w:rStyle w:val="Accentuation"/>
        </w:rPr>
        <w:t>Outils &gt; Port série</w:t>
      </w:r>
      <w:r>
        <w:t xml:space="preserve"> que le bon port est choisi. Si tout est bon, utilisez le bouton </w:t>
      </w:r>
      <w:r>
        <w:rPr>
          <w:rStyle w:val="Accentuation"/>
        </w:rPr>
        <w:t>Téléchargements</w:t>
      </w:r>
      <w:r>
        <w:t xml:space="preserve"> pour envoyer le code sur la carte.</w:t>
      </w:r>
    </w:p>
    <w:p w:rsidR="00D15E8C" w:rsidRDefault="00D15E8C" w:rsidP="00D15E8C">
      <w:pPr>
        <w:pStyle w:val="NormalWeb"/>
      </w:pPr>
      <w:r>
        <w:t xml:space="preserve">Ouvrez le moniteur série avec </w:t>
      </w:r>
      <w:r>
        <w:rPr>
          <w:rStyle w:val="Accentuation"/>
        </w:rPr>
        <w:t>Outils &gt; Moniteur série</w:t>
      </w:r>
      <w:r>
        <w:t xml:space="preserve">. Vérifiez en bas à droite que la valeur est bien à 9600 Bd. Si tout va bien, vous devriez voir le moniteur se remplir de </w:t>
      </w:r>
      <w:r>
        <w:rPr>
          <w:rStyle w:val="MachinecrireHTML"/>
        </w:rPr>
        <w:t>Coucou</w:t>
      </w:r>
      <w:r>
        <w:t>.</w:t>
      </w:r>
    </w:p>
    <w:p w:rsidR="00D15E8C" w:rsidRDefault="00D15E8C" w:rsidP="00D15E8C">
      <w:r>
        <w:rPr>
          <w:noProof/>
          <w:lang w:eastAsia="fr-FR"/>
        </w:rPr>
        <w:drawing>
          <wp:inline distT="0" distB="0" distL="0" distR="0">
            <wp:extent cx="5303520" cy="4095115"/>
            <wp:effectExtent l="0" t="0" r="0" b="635"/>
            <wp:docPr id="38" name="Image 38" descr="Le moniteur sé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e moniteur séri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4095115"/>
                    </a:xfrm>
                    <a:prstGeom prst="rect">
                      <a:avLst/>
                    </a:prstGeom>
                    <a:noFill/>
                    <a:ln>
                      <a:noFill/>
                    </a:ln>
                  </pic:spPr>
                </pic:pic>
              </a:graphicData>
            </a:graphic>
          </wp:inline>
        </w:drawing>
      </w:r>
    </w:p>
    <w:p w:rsidR="00D15E8C" w:rsidRDefault="00D15E8C" w:rsidP="00D15E8C">
      <w:pPr>
        <w:pStyle w:val="NormalWeb"/>
      </w:pPr>
      <w:r>
        <w:t xml:space="preserve">Si ce n'est pas le cas, reprenez les étapes précédentes, vous avez raté quelque chose. Vous pouvez aussi regarder du côté des </w:t>
      </w:r>
      <w:hyperlink r:id="rId99" w:anchor="quelques-problemes-frequents" w:history="1">
        <w:r>
          <w:rPr>
            <w:rStyle w:val="Lienhypertexte"/>
          </w:rPr>
          <w:t>quelques problèmes fréquents</w:t>
        </w:r>
      </w:hyperlink>
      <w:r>
        <w:t>.</w:t>
      </w:r>
    </w:p>
    <w:p w:rsidR="00D15E8C" w:rsidRDefault="00335053" w:rsidP="00D15E8C">
      <w:pPr>
        <w:pStyle w:val="Titre3"/>
      </w:pPr>
      <w:hyperlink r:id="rId100" w:anchor="id8" w:history="1">
        <w:bookmarkStart w:id="28" w:name="_Toc473877286"/>
        <w:r w:rsidR="00D15E8C">
          <w:rPr>
            <w:rStyle w:val="Lienhypertexte"/>
          </w:rPr>
          <w:t>Echo</w:t>
        </w:r>
        <w:bookmarkEnd w:id="28"/>
      </w:hyperlink>
    </w:p>
    <w:p w:rsidR="00D15E8C" w:rsidRDefault="00D15E8C" w:rsidP="00D15E8C">
      <w:pPr>
        <w:pStyle w:val="NormalWeb"/>
      </w:pPr>
      <w:r>
        <w:t xml:space="preserve">Après cet exemple d'autant moins intéressant qu'il ne fonctionne que dans un sens, faisons un programme d'écho : la arduino va nous renvoyer exactement ce qu'on lui envoie. Si elle ne reçoit rien, elle envoie </w:t>
      </w:r>
      <w:r>
        <w:rPr>
          <w:rStyle w:val="MachinecrireHTML"/>
        </w:rPr>
        <w:t>Rien</w:t>
      </w:r>
      <w:r>
        <w:t>. Voilà le code de la arduino :</w:t>
      </w:r>
    </w:p>
    <w:p w:rsidR="00D15E8C" w:rsidRDefault="00D15E8C" w:rsidP="00D15E8C">
      <w:pPr>
        <w:pStyle w:val="PrformatHTML"/>
      </w:pPr>
      <w:r>
        <w:rPr>
          <w:rStyle w:val="kt"/>
        </w:rPr>
        <w:t>void</w:t>
      </w:r>
      <w:r>
        <w:t xml:space="preserve"> </w:t>
      </w:r>
      <w:r>
        <w:rPr>
          <w:rStyle w:val="nf"/>
        </w:rPr>
        <w:t>setup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mi"/>
        </w:rPr>
        <w:t>9600</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r>
        <w:t xml:space="preserve"> </w:t>
      </w:r>
      <w:r>
        <w:rPr>
          <w:rStyle w:val="p"/>
        </w:rPr>
        <w:t>{</w:t>
      </w:r>
    </w:p>
    <w:p w:rsidR="00D15E8C" w:rsidRDefault="00D15E8C" w:rsidP="00D15E8C">
      <w:pPr>
        <w:pStyle w:val="PrformatHTML"/>
      </w:pPr>
      <w:r>
        <w:lastRenderedPageBreak/>
        <w:t xml:space="preserve">  </w:t>
      </w:r>
      <w:r>
        <w:rPr>
          <w:rStyle w:val="k"/>
        </w:rPr>
        <w:t>if</w:t>
      </w:r>
      <w:r>
        <w:t xml:space="preserve"> </w:t>
      </w:r>
      <w:r>
        <w:rPr>
          <w:rStyle w:val="p"/>
        </w:rPr>
        <w:t>(</w:t>
      </w:r>
      <w:r>
        <w:t xml:space="preserve"> </w:t>
      </w:r>
      <w:r>
        <w:rPr>
          <w:rStyle w:val="n"/>
        </w:rPr>
        <w:t>Serial</w:t>
      </w:r>
      <w:r>
        <w:rPr>
          <w:rStyle w:val="p"/>
        </w:rPr>
        <w:t>.</w:t>
      </w:r>
      <w:r>
        <w:rPr>
          <w:rStyle w:val="n"/>
        </w:rPr>
        <w:t>available</w:t>
      </w:r>
      <w:r>
        <w:rPr>
          <w:rStyle w:val="p"/>
        </w:rPr>
        <w:t>()</w:t>
      </w:r>
      <w:r>
        <w:t xml:space="preserve"> </w:t>
      </w:r>
      <w:r>
        <w:rPr>
          <w:rStyle w:val="p"/>
        </w:rPr>
        <w:t>)</w:t>
      </w:r>
      <w:r>
        <w:t xml:space="preserve"> </w:t>
      </w:r>
      <w:r>
        <w:rPr>
          <w:rStyle w:val="p"/>
        </w:rPr>
        <w:t>{</w:t>
      </w:r>
    </w:p>
    <w:p w:rsidR="00D15E8C" w:rsidRDefault="00D15E8C" w:rsidP="00D15E8C">
      <w:pPr>
        <w:pStyle w:val="PrformatHTML"/>
      </w:pPr>
      <w:r>
        <w:t xml:space="preserve">    </w:t>
      </w:r>
      <w:r>
        <w:rPr>
          <w:rStyle w:val="kt"/>
        </w:rPr>
        <w:t>int</w:t>
      </w:r>
      <w:r>
        <w:t xml:space="preserve"> </w:t>
      </w:r>
      <w:r>
        <w:rPr>
          <w:rStyle w:val="n"/>
        </w:rPr>
        <w:t>lu</w:t>
      </w:r>
      <w:r>
        <w:t xml:space="preserve"> </w:t>
      </w:r>
      <w:r>
        <w:rPr>
          <w:rStyle w:val="o"/>
        </w:rPr>
        <w:t>=</w:t>
      </w:r>
      <w:r>
        <w:t xml:space="preserve"> </w:t>
      </w:r>
      <w:r>
        <w:rPr>
          <w:rStyle w:val="n"/>
        </w:rPr>
        <w:t>Serial</w:t>
      </w:r>
      <w:r>
        <w:rPr>
          <w:rStyle w:val="p"/>
        </w:rPr>
        <w:t>.</w:t>
      </w:r>
      <w:r>
        <w:rPr>
          <w:rStyle w:val="n"/>
        </w:rPr>
        <w:t>read</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n"/>
        </w:rPr>
        <w:t>lu</w:t>
      </w:r>
      <w:r>
        <w:rPr>
          <w:rStyle w:val="p"/>
        </w:rPr>
        <w:t>);</w:t>
      </w:r>
    </w:p>
    <w:p w:rsidR="00D15E8C" w:rsidRDefault="00D15E8C" w:rsidP="00D15E8C">
      <w:pPr>
        <w:pStyle w:val="PrformatHTML"/>
      </w:pPr>
      <w:r>
        <w:t xml:space="preserve">  </w:t>
      </w:r>
      <w:r>
        <w:rPr>
          <w:rStyle w:val="p"/>
        </w:rPr>
        <w:t>}</w:t>
      </w:r>
      <w:r>
        <w:t xml:space="preserve"> </w:t>
      </w:r>
      <w:r>
        <w:rPr>
          <w:rStyle w:val="k"/>
        </w:rPr>
        <w:t>else</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s"/>
        </w:rPr>
        <w:t>"Rien"</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delay</w:t>
      </w:r>
      <w:r>
        <w:rPr>
          <w:rStyle w:val="p"/>
        </w:rPr>
        <w:t>(</w:t>
      </w:r>
      <w:r>
        <w:rPr>
          <w:rStyle w:val="mi"/>
        </w:rPr>
        <w:t>2000</w:t>
      </w:r>
      <w:r>
        <w:rPr>
          <w:rStyle w:val="p"/>
        </w:rPr>
        <w:t>);</w:t>
      </w:r>
    </w:p>
    <w:p w:rsidR="00D15E8C" w:rsidRDefault="00D15E8C" w:rsidP="00D15E8C">
      <w:pPr>
        <w:pStyle w:val="PrformatHTML"/>
      </w:pPr>
      <w:r>
        <w:rPr>
          <w:rStyle w:val="p"/>
        </w:rPr>
        <w:t>}</w:t>
      </w:r>
    </w:p>
    <w:p w:rsidR="00D15E8C" w:rsidRDefault="00D15E8C" w:rsidP="00D15E8C">
      <w:pPr>
        <w:pStyle w:val="NormalWeb"/>
      </w:pPr>
      <w:r>
        <w:t xml:space="preserve">Regardons le d'un peu plus près. Pas de changement du côté de </w:t>
      </w:r>
      <w:r>
        <w:rPr>
          <w:rStyle w:val="MachinecrireHTML"/>
        </w:rPr>
        <w:t>setup</w:t>
      </w:r>
      <w:r>
        <w:t xml:space="preserve">. Dans </w:t>
      </w:r>
      <w:r>
        <w:rPr>
          <w:rStyle w:val="MachinecrireHTML"/>
        </w:rPr>
        <w:t>loop</w:t>
      </w:r>
      <w:r>
        <w:t xml:space="preserve"> :</w:t>
      </w:r>
    </w:p>
    <w:p w:rsidR="00D15E8C" w:rsidRDefault="00D15E8C" w:rsidP="00D15E8C">
      <w:pPr>
        <w:numPr>
          <w:ilvl w:val="0"/>
          <w:numId w:val="15"/>
        </w:numPr>
        <w:spacing w:before="100" w:beforeAutospacing="1" w:after="100" w:afterAutospacing="1" w:line="240" w:lineRule="auto"/>
      </w:pPr>
      <w:r>
        <w:t xml:space="preserve">Nous commençons par vérifier si des données en attente de lecture sur le port avec : </w:t>
      </w:r>
      <w:r>
        <w:rPr>
          <w:rStyle w:val="MachinecrireHTML"/>
          <w:rFonts w:eastAsiaTheme="minorHAnsi"/>
        </w:rPr>
        <w:t>Serial.available()</w:t>
      </w:r>
      <w:r>
        <w:t xml:space="preserve">. Cette fonction renvoie </w:t>
      </w:r>
      <w:r>
        <w:rPr>
          <w:rStyle w:val="MachinecrireHTML"/>
          <w:rFonts w:eastAsiaTheme="minorHAnsi"/>
        </w:rPr>
        <w:t>true</w:t>
      </w:r>
      <w:r>
        <w:t xml:space="preserve"> si telle est le cas.</w:t>
      </w:r>
    </w:p>
    <w:p w:rsidR="00D15E8C" w:rsidRDefault="00D15E8C" w:rsidP="00D15E8C">
      <w:pPr>
        <w:numPr>
          <w:ilvl w:val="0"/>
          <w:numId w:val="15"/>
        </w:numPr>
        <w:spacing w:before="100" w:beforeAutospacing="1" w:after="100" w:afterAutospacing="1" w:line="240" w:lineRule="auto"/>
      </w:pPr>
      <w:r>
        <w:t xml:space="preserve">Si on a des données, on définit une variable de type </w:t>
      </w:r>
      <w:r>
        <w:rPr>
          <w:rStyle w:val="MachinecrireHTML"/>
          <w:rFonts w:eastAsiaTheme="minorHAnsi"/>
        </w:rPr>
        <w:t>int</w:t>
      </w:r>
      <w:r>
        <w:t xml:space="preserve"> dans laquelle on place une donnée en attente. Puis on affiche cette donnée.</w:t>
      </w:r>
    </w:p>
    <w:p w:rsidR="00D15E8C" w:rsidRDefault="00D15E8C" w:rsidP="00D15E8C">
      <w:pPr>
        <w:numPr>
          <w:ilvl w:val="0"/>
          <w:numId w:val="15"/>
        </w:numPr>
        <w:spacing w:before="100" w:beforeAutospacing="1" w:after="100" w:afterAutospacing="1" w:line="240" w:lineRule="auto"/>
      </w:pPr>
      <w:r>
        <w:t xml:space="preserve">Sinon, on affiche </w:t>
      </w:r>
      <w:r>
        <w:rPr>
          <w:rStyle w:val="MachinecrireHTML"/>
          <w:rFonts w:eastAsiaTheme="minorHAnsi"/>
        </w:rPr>
        <w:t>Rien</w:t>
      </w:r>
      <w:r>
        <w:t>.</w:t>
      </w:r>
    </w:p>
    <w:p w:rsidR="00D15E8C" w:rsidRDefault="00D15E8C" w:rsidP="00D15E8C">
      <w:pPr>
        <w:numPr>
          <w:ilvl w:val="0"/>
          <w:numId w:val="15"/>
        </w:numPr>
        <w:spacing w:before="100" w:beforeAutospacing="1" w:after="100" w:afterAutospacing="1" w:line="240" w:lineRule="auto"/>
      </w:pPr>
      <w:r>
        <w:t>Enfin, on attend 2 secondes histoire d'avoir le temps de voir ce qui se passe.</w:t>
      </w:r>
    </w:p>
    <w:p w:rsidR="00D15E8C" w:rsidRDefault="00D15E8C" w:rsidP="00D15E8C">
      <w:pPr>
        <w:pStyle w:val="NormalWeb"/>
      </w:pPr>
      <w:r>
        <w:t xml:space="preserve">Testez ce code. Pour envoyer une donnée à la carte, tapez du texte dans la barre du haut puis presser </w:t>
      </w:r>
      <w:r>
        <w:rPr>
          <w:rStyle w:val="Accentuation"/>
        </w:rPr>
        <w:t>Entrée</w:t>
      </w:r>
      <w:r>
        <w:t xml:space="preserve"> ou appuyez sur </w:t>
      </w:r>
      <w:r>
        <w:rPr>
          <w:rStyle w:val="Accentuation"/>
        </w:rPr>
        <w:t>Envoyer</w:t>
      </w:r>
      <w:r>
        <w:t xml:space="preserve">. Vous devriez obtenir quelque chose comme ça (j'ai tapé </w:t>
      </w:r>
      <w:r>
        <w:rPr>
          <w:rStyle w:val="Accentuation"/>
        </w:rPr>
        <w:t>coucou</w:t>
      </w:r>
      <w:r>
        <w:t>) :</w:t>
      </w:r>
    </w:p>
    <w:p w:rsidR="00D15E8C" w:rsidRDefault="00D15E8C" w:rsidP="00D15E8C">
      <w:r>
        <w:rPr>
          <w:noProof/>
          <w:lang w:eastAsia="fr-FR"/>
        </w:rPr>
        <w:drawing>
          <wp:inline distT="0" distB="0" distL="0" distR="0">
            <wp:extent cx="5279390" cy="4118610"/>
            <wp:effectExtent l="0" t="0" r="0" b="0"/>
            <wp:docPr id="37" name="Image 37" descr="La réponse &quot;écho&quot; de la carte à &quot;couco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a réponse &quot;écho&quot; de la carte à &quot;coucou&qu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9390" cy="4118610"/>
                    </a:xfrm>
                    <a:prstGeom prst="rect">
                      <a:avLst/>
                    </a:prstGeom>
                    <a:noFill/>
                    <a:ln>
                      <a:noFill/>
                    </a:ln>
                  </pic:spPr>
                </pic:pic>
              </a:graphicData>
            </a:graphic>
          </wp:inline>
        </w:drawing>
      </w:r>
    </w:p>
    <w:p w:rsidR="00D15E8C" w:rsidRDefault="00D15E8C" w:rsidP="00D15E8C">
      <w:pPr>
        <w:pStyle w:val="NormalWeb"/>
      </w:pPr>
      <w:r>
        <w:rPr>
          <w:rStyle w:val="Accentuation"/>
        </w:rPr>
        <w:t>Mais ce n'est pas ce que j'ai tapé !</w:t>
      </w:r>
      <w:r>
        <w:t xml:space="preserve"> En effet, </w:t>
      </w:r>
      <w:r>
        <w:rPr>
          <w:rStyle w:val="MachinecrireHTML"/>
        </w:rPr>
        <w:t>Serial.read()</w:t>
      </w:r>
      <w:r>
        <w:t xml:space="preserve"> lit un octet de données sur le port série. Ni plus, ni moins. Et c'est la </w:t>
      </w:r>
      <w:hyperlink r:id="rId102" w:history="1">
        <w:r>
          <w:rPr>
            <w:rStyle w:val="Lienhypertexte"/>
          </w:rPr>
          <w:t>seule manière</w:t>
        </w:r>
      </w:hyperlink>
      <w:r>
        <w:t xml:space="preserve"> de lire les données. Mais rassurez-vous, vous pouvez facilement donner un sens à ce qui s'affiche : les données sont encodées en ascii. Par conséquent, le numéro qui s'affiche est la version décimale du code ascii. Vous pouvez consulter la </w:t>
      </w:r>
      <w:hyperlink r:id="rId103" w:anchor="Table_des_128_caract.C3.A8res_ASCII" w:history="1">
        <w:r>
          <w:rPr>
            <w:rStyle w:val="Lienhypertexte"/>
          </w:rPr>
          <w:t>table</w:t>
        </w:r>
      </w:hyperlink>
      <w:r>
        <w:t xml:space="preserve"> pour convertir ce code dans le caractère standard.</w:t>
      </w:r>
    </w:p>
    <w:p w:rsidR="00D15E8C" w:rsidRDefault="00335053" w:rsidP="00D15E8C">
      <w:pPr>
        <w:pStyle w:val="Titre2"/>
      </w:pPr>
      <w:hyperlink r:id="rId104" w:anchor="id9" w:history="1">
        <w:bookmarkStart w:id="29" w:name="_Toc473877287"/>
        <w:r w:rsidR="00D15E8C">
          <w:rPr>
            <w:rStyle w:val="Lienhypertexte"/>
          </w:rPr>
          <w:t>Lire des entiers</w:t>
        </w:r>
        <w:bookmarkEnd w:id="29"/>
      </w:hyperlink>
    </w:p>
    <w:p w:rsidR="00D15E8C" w:rsidRDefault="00D15E8C" w:rsidP="00D15E8C">
      <w:pPr>
        <w:pStyle w:val="NormalWeb"/>
      </w:pPr>
      <w:r>
        <w:t>Dans cette partie, nous allons utiliser la table ascii pour convertir le nombre reçu en quelque chose d'exploitable. Nous ferons tout d'abord un programme qui lit et affiche correctement un nombre puis un second programme qui fera des opérations sur deux entiers que vous choisirez.</w:t>
      </w:r>
    </w:p>
    <w:p w:rsidR="00D15E8C" w:rsidRDefault="00335053" w:rsidP="00D15E8C">
      <w:pPr>
        <w:pStyle w:val="Titre3"/>
      </w:pPr>
      <w:hyperlink r:id="rId105" w:anchor="id10" w:history="1">
        <w:bookmarkStart w:id="30" w:name="_Toc473877288"/>
        <w:r w:rsidR="00D15E8C">
          <w:rPr>
            <w:rStyle w:val="Lienhypertexte"/>
          </w:rPr>
          <w:t>Lecture basique d'un entier</w:t>
        </w:r>
        <w:bookmarkEnd w:id="30"/>
      </w:hyperlink>
    </w:p>
    <w:p w:rsidR="00D15E8C" w:rsidRDefault="00D15E8C" w:rsidP="00D15E8C">
      <w:pPr>
        <w:pStyle w:val="NormalWeb"/>
      </w:pPr>
      <w:r>
        <w:t>Ce n'est pas très compliqué. Il suffit de prendre la table ascii et de constater que les chiffres sont codés en décimal entre 48 et 57 puis de décaler.</w:t>
      </w:r>
    </w:p>
    <w:p w:rsidR="00D15E8C" w:rsidRDefault="00D15E8C" w:rsidP="00D15E8C">
      <w:pPr>
        <w:pStyle w:val="PrformatHTML"/>
        <w:rPr>
          <w:rStyle w:val="c1"/>
        </w:rPr>
      </w:pPr>
      <w:r>
        <w:rPr>
          <w:rStyle w:val="kt"/>
        </w:rPr>
        <w:t>int</w:t>
      </w:r>
      <w:r>
        <w:t xml:space="preserve"> </w:t>
      </w:r>
      <w:r>
        <w:rPr>
          <w:rStyle w:val="n"/>
        </w:rPr>
        <w:t>byte_read</w:t>
      </w:r>
      <w:r>
        <w:t xml:space="preserve"> </w:t>
      </w:r>
      <w:r>
        <w:rPr>
          <w:rStyle w:val="o"/>
        </w:rPr>
        <w:t>=</w:t>
      </w:r>
      <w:r>
        <w:t xml:space="preserve"> </w:t>
      </w:r>
      <w:r>
        <w:rPr>
          <w:rStyle w:val="mi"/>
        </w:rPr>
        <w:t>0</w:t>
      </w:r>
      <w:r>
        <w:rPr>
          <w:rStyle w:val="p"/>
        </w:rPr>
        <w:t>;</w:t>
      </w:r>
      <w:r>
        <w:t xml:space="preserve"> </w:t>
      </w:r>
      <w:r>
        <w:rPr>
          <w:rStyle w:val="c1"/>
        </w:rPr>
        <w:t>///&lt; The current byte</w:t>
      </w:r>
    </w:p>
    <w:p w:rsidR="00D15E8C" w:rsidRDefault="00D15E8C" w:rsidP="00D15E8C">
      <w:pPr>
        <w:pStyle w:val="PrformatHTML"/>
        <w:rPr>
          <w:rStyle w:val="c1"/>
        </w:rPr>
      </w:pPr>
      <w:r>
        <w:rPr>
          <w:rStyle w:val="kt"/>
        </w:rPr>
        <w:t>int</w:t>
      </w:r>
      <w:r>
        <w:t xml:space="preserve"> </w:t>
      </w:r>
      <w:r>
        <w:rPr>
          <w:rStyle w:val="n"/>
        </w:rPr>
        <w:t>recieved_integer</w:t>
      </w:r>
      <w:r>
        <w:t xml:space="preserve"> </w:t>
      </w:r>
      <w:r>
        <w:rPr>
          <w:rStyle w:val="o"/>
        </w:rPr>
        <w:t>=</w:t>
      </w:r>
      <w:r>
        <w:t xml:space="preserve"> </w:t>
      </w:r>
      <w:r>
        <w:rPr>
          <w:rStyle w:val="mi"/>
        </w:rPr>
        <w:t>0</w:t>
      </w:r>
      <w:r>
        <w:rPr>
          <w:rStyle w:val="p"/>
        </w:rPr>
        <w:t>;</w:t>
      </w:r>
      <w:r>
        <w:t xml:space="preserve"> </w:t>
      </w:r>
      <w:r>
        <w:rPr>
          <w:rStyle w:val="c1"/>
        </w:rPr>
        <w:t>///&lt; The current recieved integer</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setup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mi"/>
        </w:rPr>
        <w:t>9600</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n"/>
        </w:rPr>
        <w:t>boolean</w:t>
      </w:r>
      <w:r>
        <w:t xml:space="preserve"> </w:t>
      </w:r>
      <w:r>
        <w:rPr>
          <w:rStyle w:val="nf"/>
        </w:rPr>
        <w:t>is_a_number</w:t>
      </w:r>
      <w:r>
        <w:rPr>
          <w:rStyle w:val="p"/>
        </w:rPr>
        <w:t>(</w:t>
      </w:r>
      <w:r>
        <w:rPr>
          <w:rStyle w:val="kt"/>
        </w:rPr>
        <w:t>int</w:t>
      </w:r>
      <w:r>
        <w:t xml:space="preserve"> </w:t>
      </w:r>
      <w:r>
        <w:rPr>
          <w:rStyle w:val="n"/>
        </w:rPr>
        <w:t>n</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k"/>
        </w:rPr>
        <w:t>return</w:t>
      </w:r>
      <w:r>
        <w:t xml:space="preserve"> </w:t>
      </w:r>
      <w:r>
        <w:rPr>
          <w:rStyle w:val="n"/>
        </w:rPr>
        <w:t>n</w:t>
      </w:r>
      <w:r>
        <w:t xml:space="preserve"> </w:t>
      </w:r>
      <w:r>
        <w:rPr>
          <w:rStyle w:val="o"/>
        </w:rPr>
        <w:t>&gt;=</w:t>
      </w:r>
      <w:r>
        <w:t xml:space="preserve"> </w:t>
      </w:r>
      <w:r>
        <w:rPr>
          <w:rStyle w:val="mi"/>
        </w:rPr>
        <w:t>48</w:t>
      </w:r>
      <w:r>
        <w:t xml:space="preserve"> </w:t>
      </w:r>
      <w:r>
        <w:rPr>
          <w:rStyle w:val="o"/>
        </w:rPr>
        <w:t>&amp;&amp;</w:t>
      </w:r>
      <w:r>
        <w:t xml:space="preserve"> </w:t>
      </w:r>
      <w:r>
        <w:rPr>
          <w:rStyle w:val="n"/>
        </w:rPr>
        <w:t>n</w:t>
      </w:r>
      <w:r>
        <w:t xml:space="preserve"> </w:t>
      </w:r>
      <w:r>
        <w:rPr>
          <w:rStyle w:val="o"/>
        </w:rPr>
        <w:t>&lt;=</w:t>
      </w:r>
      <w:r>
        <w:t xml:space="preserve"> </w:t>
      </w:r>
      <w:r>
        <w:rPr>
          <w:rStyle w:val="mi"/>
        </w:rPr>
        <w:t>57</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int</w:t>
      </w:r>
      <w:r>
        <w:t xml:space="preserve"> </w:t>
      </w:r>
      <w:r>
        <w:rPr>
          <w:rStyle w:val="nf"/>
        </w:rPr>
        <w:t>ascii2int</w:t>
      </w:r>
      <w:r>
        <w:rPr>
          <w:rStyle w:val="p"/>
        </w:rPr>
        <w:t>(</w:t>
      </w:r>
      <w:r>
        <w:rPr>
          <w:rStyle w:val="kt"/>
        </w:rPr>
        <w:t>int</w:t>
      </w:r>
      <w:r>
        <w:t xml:space="preserve"> </w:t>
      </w:r>
      <w:r>
        <w:rPr>
          <w:rStyle w:val="n"/>
        </w:rPr>
        <w:t>n</w:t>
      </w:r>
      <w:r>
        <w:rPr>
          <w:rStyle w:val="p"/>
        </w:rPr>
        <w:t>,</w:t>
      </w:r>
      <w:r>
        <w:t xml:space="preserve"> </w:t>
      </w:r>
      <w:r>
        <w:rPr>
          <w:rStyle w:val="kt"/>
        </w:rPr>
        <w:t>int</w:t>
      </w:r>
      <w:r>
        <w:t xml:space="preserve"> </w:t>
      </w:r>
      <w:r>
        <w:rPr>
          <w:rStyle w:val="n"/>
        </w:rPr>
        <w:t>byte_read</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k"/>
        </w:rPr>
        <w:t>return</w:t>
      </w:r>
      <w:r>
        <w:t xml:space="preserve"> </w:t>
      </w:r>
      <w:r>
        <w:rPr>
          <w:rStyle w:val="n"/>
        </w:rPr>
        <w:t>n</w:t>
      </w:r>
      <w:r>
        <w:rPr>
          <w:rStyle w:val="o"/>
        </w:rPr>
        <w:t>*</w:t>
      </w:r>
      <w:r>
        <w:rPr>
          <w:rStyle w:val="mi"/>
        </w:rPr>
        <w:t>10</w:t>
      </w:r>
      <w:r>
        <w:t xml:space="preserve"> </w:t>
      </w:r>
      <w:r>
        <w:rPr>
          <w:rStyle w:val="o"/>
        </w:rPr>
        <w:t>+</w:t>
      </w:r>
      <w:r>
        <w:t xml:space="preserve"> </w:t>
      </w:r>
      <w:r>
        <w:rPr>
          <w:rStyle w:val="p"/>
        </w:rPr>
        <w:t>(</w:t>
      </w:r>
      <w:r>
        <w:rPr>
          <w:rStyle w:val="n"/>
        </w:rPr>
        <w:t>byte_read</w:t>
      </w:r>
      <w:r>
        <w:t xml:space="preserve"> </w:t>
      </w:r>
      <w:r>
        <w:rPr>
          <w:rStyle w:val="o"/>
        </w:rPr>
        <w:t>-</w:t>
      </w:r>
      <w:r>
        <w:t xml:space="preserve"> </w:t>
      </w:r>
      <w:r>
        <w:rPr>
          <w:rStyle w:val="mi"/>
        </w:rPr>
        <w:t>48</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r>
        <w:t xml:space="preserve"> </w:t>
      </w:r>
      <w:r>
        <w:rPr>
          <w:rStyle w:val="p"/>
        </w:rPr>
        <w:t>{</w:t>
      </w:r>
    </w:p>
    <w:p w:rsidR="00D15E8C" w:rsidRDefault="00D15E8C" w:rsidP="00D15E8C">
      <w:pPr>
        <w:pStyle w:val="PrformatHTML"/>
      </w:pPr>
      <w:r>
        <w:t xml:space="preserve">  </w:t>
      </w:r>
      <w:r>
        <w:rPr>
          <w:rStyle w:val="n"/>
        </w:rPr>
        <w:t>recieved_integer</w:t>
      </w:r>
      <w:r>
        <w:t xml:space="preserve"> </w:t>
      </w:r>
      <w:r>
        <w:rPr>
          <w:rStyle w:val="o"/>
        </w:rPr>
        <w:t>=</w:t>
      </w:r>
      <w:r>
        <w:t xml:space="preserve"> </w:t>
      </w:r>
      <w:r>
        <w:rPr>
          <w:rStyle w:val="mi"/>
        </w:rPr>
        <w:t>0</w:t>
      </w:r>
      <w:r>
        <w:rPr>
          <w:rStyle w:val="p"/>
        </w:rPr>
        <w:t>;</w:t>
      </w:r>
    </w:p>
    <w:p w:rsidR="00D15E8C" w:rsidRDefault="00D15E8C" w:rsidP="00D15E8C">
      <w:pPr>
        <w:pStyle w:val="PrformatHTML"/>
      </w:pPr>
      <w:r>
        <w:t xml:space="preserve">  </w:t>
      </w:r>
      <w:r>
        <w:rPr>
          <w:rStyle w:val="k"/>
        </w:rPr>
        <w:t>while</w:t>
      </w:r>
      <w:r>
        <w:t xml:space="preserve"> </w:t>
      </w:r>
      <w:r>
        <w:rPr>
          <w:rStyle w:val="p"/>
        </w:rPr>
        <w:t>(</w:t>
      </w:r>
      <w:r>
        <w:t xml:space="preserve"> </w:t>
      </w:r>
      <w:r>
        <w:rPr>
          <w:rStyle w:val="n"/>
        </w:rPr>
        <w:t>Serial</w:t>
      </w:r>
      <w:r>
        <w:rPr>
          <w:rStyle w:val="p"/>
        </w:rPr>
        <w:t>.</w:t>
      </w:r>
      <w:r>
        <w:rPr>
          <w:rStyle w:val="n"/>
        </w:rPr>
        <w:t>available</w:t>
      </w:r>
      <w:r>
        <w:rPr>
          <w:rStyle w:val="p"/>
        </w:rPr>
        <w:t>()</w:t>
      </w:r>
      <w:r>
        <w:t xml:space="preserve"> </w:t>
      </w:r>
      <w:r>
        <w:rPr>
          <w:rStyle w:val="p"/>
        </w:rPr>
        <w:t>)</w:t>
      </w:r>
      <w:r>
        <w:t xml:space="preserve"> </w:t>
      </w:r>
      <w:r>
        <w:rPr>
          <w:rStyle w:val="p"/>
        </w:rPr>
        <w:t>{</w:t>
      </w:r>
    </w:p>
    <w:p w:rsidR="00D15E8C" w:rsidRDefault="00D15E8C" w:rsidP="00D15E8C">
      <w:pPr>
        <w:pStyle w:val="PrformatHTML"/>
      </w:pPr>
      <w:r>
        <w:t xml:space="preserve">    </w:t>
      </w:r>
      <w:r>
        <w:rPr>
          <w:rStyle w:val="n"/>
        </w:rPr>
        <w:t>byte_read</w:t>
      </w:r>
      <w:r>
        <w:t xml:space="preserve"> </w:t>
      </w:r>
      <w:r>
        <w:rPr>
          <w:rStyle w:val="o"/>
        </w:rPr>
        <w:t>=</w:t>
      </w:r>
      <w:r>
        <w:t xml:space="preserve"> </w:t>
      </w:r>
      <w:r>
        <w:rPr>
          <w:rStyle w:val="n"/>
        </w:rPr>
        <w:t>Serial</w:t>
      </w:r>
      <w:r>
        <w:rPr>
          <w:rStyle w:val="p"/>
        </w:rPr>
        <w:t>.</w:t>
      </w:r>
      <w:r>
        <w:rPr>
          <w:rStyle w:val="n"/>
        </w:rPr>
        <w:t>read</w:t>
      </w:r>
      <w:r>
        <w:rPr>
          <w:rStyle w:val="p"/>
        </w:rPr>
        <w:t>();</w:t>
      </w:r>
    </w:p>
    <w:p w:rsidR="00D15E8C" w:rsidRDefault="00D15E8C" w:rsidP="00D15E8C">
      <w:pPr>
        <w:pStyle w:val="PrformatHTML"/>
      </w:pPr>
      <w:r>
        <w:t xml:space="preserve">    </w:t>
      </w:r>
      <w:r>
        <w:rPr>
          <w:rStyle w:val="k"/>
        </w:rPr>
        <w:t>if</w:t>
      </w:r>
      <w:r>
        <w:t xml:space="preserve"> </w:t>
      </w:r>
      <w:r>
        <w:rPr>
          <w:rStyle w:val="p"/>
        </w:rPr>
        <w:t>(</w:t>
      </w:r>
      <w:r>
        <w:t xml:space="preserve"> </w:t>
      </w:r>
      <w:r>
        <w:rPr>
          <w:rStyle w:val="n"/>
        </w:rPr>
        <w:t>is_a_number</w:t>
      </w:r>
      <w:r>
        <w:rPr>
          <w:rStyle w:val="p"/>
        </w:rPr>
        <w:t>(</w:t>
      </w:r>
      <w:r>
        <w:rPr>
          <w:rStyle w:val="n"/>
        </w:rPr>
        <w:t>byte_read</w:t>
      </w:r>
      <w:r>
        <w:rPr>
          <w:rStyle w:val="p"/>
        </w:rPr>
        <w:t>)</w:t>
      </w:r>
      <w:r>
        <w:t xml:space="preserve"> </w:t>
      </w:r>
      <w:r>
        <w:rPr>
          <w:rStyle w:val="p"/>
        </w:rPr>
        <w:t>)</w:t>
      </w:r>
      <w:r>
        <w:t xml:space="preserve"> </w:t>
      </w:r>
      <w:r>
        <w:rPr>
          <w:rStyle w:val="p"/>
        </w:rPr>
        <w:t>{</w:t>
      </w:r>
    </w:p>
    <w:p w:rsidR="00D15E8C" w:rsidRDefault="00D15E8C" w:rsidP="00D15E8C">
      <w:pPr>
        <w:pStyle w:val="PrformatHTML"/>
      </w:pPr>
      <w:r>
        <w:t xml:space="preserve">          </w:t>
      </w:r>
      <w:r>
        <w:rPr>
          <w:rStyle w:val="n"/>
        </w:rPr>
        <w:t>recieved_integer</w:t>
      </w:r>
      <w:r>
        <w:t xml:space="preserve"> </w:t>
      </w:r>
      <w:r>
        <w:rPr>
          <w:rStyle w:val="o"/>
        </w:rPr>
        <w:t>=</w:t>
      </w:r>
      <w:r>
        <w:t xml:space="preserve"> </w:t>
      </w:r>
      <w:r>
        <w:rPr>
          <w:rStyle w:val="n"/>
        </w:rPr>
        <w:t>ascii2int</w:t>
      </w:r>
      <w:r>
        <w:rPr>
          <w:rStyle w:val="p"/>
        </w:rPr>
        <w:t>(</w:t>
      </w:r>
      <w:r>
        <w:rPr>
          <w:rStyle w:val="n"/>
        </w:rPr>
        <w:t>recieved_integer</w:t>
      </w:r>
      <w:r>
        <w:rPr>
          <w:rStyle w:val="p"/>
        </w:rPr>
        <w:t>,</w:t>
      </w:r>
      <w:r>
        <w:t xml:space="preserve"> </w:t>
      </w:r>
      <w:r>
        <w:rPr>
          <w:rStyle w:val="n"/>
        </w:rPr>
        <w:t>byte_read</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t xml:space="preserve"> </w:t>
      </w:r>
      <w:r>
        <w:rPr>
          <w:rStyle w:val="n"/>
        </w:rPr>
        <w:t>recieved_integer</w:t>
      </w:r>
      <w:r>
        <w:t xml:space="preserve"> </w:t>
      </w:r>
      <w:r>
        <w:rPr>
          <w:rStyle w:val="p"/>
        </w:rPr>
        <w:t>);</w:t>
      </w:r>
    </w:p>
    <w:p w:rsidR="00D15E8C" w:rsidRDefault="00D15E8C" w:rsidP="00D15E8C">
      <w:pPr>
        <w:pStyle w:val="PrformatHTML"/>
      </w:pPr>
      <w:r>
        <w:t xml:space="preserve">  </w:t>
      </w:r>
      <w:r>
        <w:rPr>
          <w:rStyle w:val="n"/>
        </w:rPr>
        <w:t>delay</w:t>
      </w:r>
      <w:r>
        <w:rPr>
          <w:rStyle w:val="p"/>
        </w:rPr>
        <w:t>(</w:t>
      </w:r>
      <w:r>
        <w:rPr>
          <w:rStyle w:val="mi"/>
        </w:rPr>
        <w:t>1000</w:t>
      </w:r>
      <w:r>
        <w:rPr>
          <w:rStyle w:val="p"/>
        </w:rPr>
        <w:t>);</w:t>
      </w:r>
    </w:p>
    <w:p w:rsidR="00D15E8C" w:rsidRDefault="00D15E8C" w:rsidP="00D15E8C">
      <w:pPr>
        <w:pStyle w:val="PrformatHTML"/>
      </w:pPr>
      <w:r>
        <w:rPr>
          <w:rStyle w:val="p"/>
        </w:rPr>
        <w:t>}</w:t>
      </w:r>
    </w:p>
    <w:p w:rsidR="00D15E8C" w:rsidRDefault="00D15E8C" w:rsidP="00D15E8C">
      <w:pPr>
        <w:pStyle w:val="NormalWeb"/>
      </w:pPr>
      <w:r>
        <w:t>Détaillons ce programme :</w:t>
      </w:r>
    </w:p>
    <w:p w:rsidR="00D15E8C" w:rsidRDefault="00D15E8C" w:rsidP="00D15E8C">
      <w:pPr>
        <w:numPr>
          <w:ilvl w:val="0"/>
          <w:numId w:val="16"/>
        </w:numPr>
        <w:spacing w:before="100" w:beforeAutospacing="1" w:after="100" w:afterAutospacing="1" w:line="240" w:lineRule="auto"/>
      </w:pPr>
      <w:r>
        <w:t>On définit les variables globales en début de programme. Ça ne sert à rien de les redéfinir à chaque tour de boucle.</w:t>
      </w:r>
    </w:p>
    <w:p w:rsidR="00D15E8C" w:rsidRDefault="00D15E8C" w:rsidP="00D15E8C">
      <w:pPr>
        <w:numPr>
          <w:ilvl w:val="0"/>
          <w:numId w:val="16"/>
        </w:numPr>
        <w:spacing w:before="100" w:beforeAutospacing="1" w:after="100" w:afterAutospacing="1" w:line="240" w:lineRule="auto"/>
      </w:pPr>
      <w:r>
        <w:t>Ensuite on définit deux fonctions :</w:t>
      </w:r>
    </w:p>
    <w:p w:rsidR="00D15E8C" w:rsidRDefault="00D15E8C" w:rsidP="00D15E8C">
      <w:pPr>
        <w:numPr>
          <w:ilvl w:val="1"/>
          <w:numId w:val="16"/>
        </w:numPr>
        <w:spacing w:before="100" w:beforeAutospacing="1" w:after="100" w:afterAutospacing="1" w:line="240" w:lineRule="auto"/>
      </w:pPr>
      <w:r>
        <w:rPr>
          <w:rStyle w:val="MachinecrireHTML"/>
          <w:rFonts w:eastAsiaTheme="minorHAnsi"/>
        </w:rPr>
        <w:t>boolean is_a_number(int n)</w:t>
      </w:r>
      <w:r>
        <w:t xml:space="preserve"> qui renvoie vrai si on lui donne un nombre ascii codé en décimal.</w:t>
      </w:r>
    </w:p>
    <w:p w:rsidR="00D15E8C" w:rsidRDefault="00D15E8C" w:rsidP="00D15E8C">
      <w:pPr>
        <w:numPr>
          <w:ilvl w:val="1"/>
          <w:numId w:val="16"/>
        </w:numPr>
        <w:spacing w:before="100" w:beforeAutospacing="1" w:after="100" w:afterAutospacing="1" w:line="240" w:lineRule="auto"/>
      </w:pPr>
      <w:r>
        <w:rPr>
          <w:rStyle w:val="MachinecrireHTML"/>
          <w:rFonts w:eastAsiaTheme="minorHAnsi"/>
        </w:rPr>
        <w:t>int ascii2int(int n, int byte_read)</w:t>
      </w:r>
      <w:r>
        <w:t xml:space="preserve"> qui renvoie le nombre sous la forme d'un entier. Elle prend en paramètre l'entier déjà calculé ainsi que l'octet à ajouter.</w:t>
      </w:r>
    </w:p>
    <w:p w:rsidR="00D15E8C" w:rsidRDefault="00D15E8C" w:rsidP="00D15E8C">
      <w:pPr>
        <w:numPr>
          <w:ilvl w:val="0"/>
          <w:numId w:val="16"/>
        </w:numPr>
        <w:spacing w:before="100" w:beforeAutospacing="1" w:after="100" w:afterAutospacing="1" w:line="240" w:lineRule="auto"/>
      </w:pPr>
      <w:r>
        <w:t xml:space="preserve">Dans </w:t>
      </w:r>
      <w:r>
        <w:rPr>
          <w:rStyle w:val="MachinecrireHTML"/>
          <w:rFonts w:eastAsiaTheme="minorHAnsi"/>
        </w:rPr>
        <w:t>loop</w:t>
      </w:r>
      <w:r>
        <w:t xml:space="preserve"> : on fait la conversion si un entier est disponible.</w:t>
      </w:r>
    </w:p>
    <w:p w:rsidR="00D15E8C" w:rsidRDefault="00D15E8C" w:rsidP="00D15E8C">
      <w:pPr>
        <w:pStyle w:val="NormalWeb"/>
      </w:pPr>
      <w:r>
        <w:t>Je vous laisse constater que ça marche bien.</w:t>
      </w:r>
    </w:p>
    <w:p w:rsidR="00D15E8C" w:rsidRDefault="00335053" w:rsidP="00D15E8C">
      <w:pPr>
        <w:pStyle w:val="Titre3"/>
      </w:pPr>
      <w:hyperlink r:id="rId106" w:anchor="id11" w:history="1">
        <w:bookmarkStart w:id="31" w:name="_Toc473877289"/>
        <w:r w:rsidR="00D15E8C">
          <w:rPr>
            <w:rStyle w:val="Lienhypertexte"/>
          </w:rPr>
          <w:t>Faire des maths avec deux entiers</w:t>
        </w:r>
        <w:bookmarkEnd w:id="31"/>
      </w:hyperlink>
    </w:p>
    <w:p w:rsidR="00D15E8C" w:rsidRDefault="00D15E8C" w:rsidP="00D15E8C">
      <w:pPr>
        <w:pStyle w:val="NormalWeb"/>
      </w:pPr>
      <w:r>
        <w:lastRenderedPageBreak/>
        <w:t>Maintenant on va faire un peu mieux : lire deux entiers séparés par une virgule et les additionner. Le code est ci-dessous :</w:t>
      </w:r>
    </w:p>
    <w:p w:rsidR="00D15E8C" w:rsidRDefault="00D15E8C" w:rsidP="00D15E8C">
      <w:pPr>
        <w:pStyle w:val="PrformatHTML"/>
      </w:pPr>
      <w:r>
        <w:rPr>
          <w:rStyle w:val="k"/>
        </w:rPr>
        <w:t>const</w:t>
      </w:r>
      <w:r>
        <w:t xml:space="preserve"> </w:t>
      </w:r>
      <w:r>
        <w:rPr>
          <w:rStyle w:val="kt"/>
        </w:rPr>
        <w:t>int</w:t>
      </w:r>
      <w:r>
        <w:t xml:space="preserve"> </w:t>
      </w:r>
      <w:r>
        <w:rPr>
          <w:rStyle w:val="n"/>
        </w:rPr>
        <w:t>baudrate</w:t>
      </w:r>
      <w:r>
        <w:t xml:space="preserve"> </w:t>
      </w:r>
      <w:r>
        <w:rPr>
          <w:rStyle w:val="o"/>
        </w:rPr>
        <w:t>=</w:t>
      </w:r>
      <w:r>
        <w:t xml:space="preserve"> </w:t>
      </w:r>
      <w:r>
        <w:rPr>
          <w:rStyle w:val="mi"/>
        </w:rPr>
        <w:t>9600</w:t>
      </w:r>
      <w:r>
        <w:rPr>
          <w:rStyle w:val="p"/>
        </w:rPr>
        <w:t>;</w:t>
      </w:r>
    </w:p>
    <w:p w:rsidR="00D15E8C" w:rsidRDefault="00D15E8C" w:rsidP="00D15E8C">
      <w:pPr>
        <w:pStyle w:val="PrformatHTML"/>
        <w:rPr>
          <w:rStyle w:val="c1"/>
        </w:rPr>
      </w:pPr>
      <w:r>
        <w:rPr>
          <w:rStyle w:val="kt"/>
        </w:rPr>
        <w:t>int</w:t>
      </w:r>
      <w:r>
        <w:t xml:space="preserve"> </w:t>
      </w:r>
      <w:r>
        <w:rPr>
          <w:rStyle w:val="n"/>
        </w:rPr>
        <w:t>byte_read</w:t>
      </w:r>
      <w:r>
        <w:t xml:space="preserve"> </w:t>
      </w:r>
      <w:r>
        <w:rPr>
          <w:rStyle w:val="o"/>
        </w:rPr>
        <w:t>=</w:t>
      </w:r>
      <w:r>
        <w:t xml:space="preserve"> </w:t>
      </w:r>
      <w:r>
        <w:rPr>
          <w:rStyle w:val="mi"/>
        </w:rPr>
        <w:t>0</w:t>
      </w:r>
      <w:r>
        <w:rPr>
          <w:rStyle w:val="p"/>
        </w:rPr>
        <w:t>;</w:t>
      </w:r>
      <w:r>
        <w:t xml:space="preserve"> </w:t>
      </w:r>
      <w:r>
        <w:rPr>
          <w:rStyle w:val="c1"/>
        </w:rPr>
        <w:t>///&lt; The current byte read.</w:t>
      </w:r>
    </w:p>
    <w:p w:rsidR="00D15E8C" w:rsidRDefault="00D15E8C" w:rsidP="00D15E8C">
      <w:pPr>
        <w:pStyle w:val="PrformatHTML"/>
        <w:rPr>
          <w:rStyle w:val="c1"/>
        </w:rPr>
      </w:pPr>
      <w:r>
        <w:rPr>
          <w:rStyle w:val="kt"/>
        </w:rPr>
        <w:t>int</w:t>
      </w:r>
      <w:r>
        <w:t xml:space="preserve"> </w:t>
      </w:r>
      <w:r>
        <w:rPr>
          <w:rStyle w:val="n"/>
        </w:rPr>
        <w:t>coords</w:t>
      </w:r>
      <w:r>
        <w:rPr>
          <w:rStyle w:val="p"/>
        </w:rPr>
        <w:t>[</w:t>
      </w:r>
      <w:r>
        <w:rPr>
          <w:rStyle w:val="mi"/>
        </w:rPr>
        <w:t>2</w:t>
      </w:r>
      <w:r>
        <w:rPr>
          <w:rStyle w:val="p"/>
        </w:rPr>
        <w:t>];</w:t>
      </w:r>
      <w:r>
        <w:t xml:space="preserve"> </w:t>
      </w:r>
      <w:r>
        <w:rPr>
          <w:rStyle w:val="c1"/>
        </w:rPr>
        <w:t>///&lt; Contains x and y.</w:t>
      </w:r>
    </w:p>
    <w:p w:rsidR="00D15E8C" w:rsidRDefault="00D15E8C" w:rsidP="00D15E8C">
      <w:pPr>
        <w:pStyle w:val="PrformatHTML"/>
        <w:rPr>
          <w:rStyle w:val="c1"/>
        </w:rPr>
      </w:pPr>
      <w:r>
        <w:rPr>
          <w:rStyle w:val="kt"/>
        </w:rPr>
        <w:t>int</w:t>
      </w:r>
      <w:r>
        <w:t xml:space="preserve"> </w:t>
      </w:r>
      <w:r>
        <w:rPr>
          <w:rStyle w:val="n"/>
        </w:rPr>
        <w:t>index</w:t>
      </w:r>
      <w:r>
        <w:t xml:space="preserve"> </w:t>
      </w:r>
      <w:r>
        <w:rPr>
          <w:rStyle w:val="o"/>
        </w:rPr>
        <w:t>=</w:t>
      </w:r>
      <w:r>
        <w:t xml:space="preserve"> </w:t>
      </w:r>
      <w:r>
        <w:rPr>
          <w:rStyle w:val="mi"/>
        </w:rPr>
        <w:t>0</w:t>
      </w:r>
      <w:r>
        <w:rPr>
          <w:rStyle w:val="p"/>
        </w:rPr>
        <w:t>;</w:t>
      </w:r>
      <w:r>
        <w:t xml:space="preserve"> </w:t>
      </w:r>
      <w:r>
        <w:rPr>
          <w:rStyle w:val="c1"/>
        </w:rPr>
        <w:t>///&lt; 0: reading x, 1: reading y.</w:t>
      </w:r>
    </w:p>
    <w:p w:rsidR="00D15E8C" w:rsidRDefault="00D15E8C" w:rsidP="00D15E8C">
      <w:pPr>
        <w:pStyle w:val="PrformatHTML"/>
        <w:rPr>
          <w:rStyle w:val="c1"/>
        </w:rPr>
      </w:pPr>
      <w:r>
        <w:rPr>
          <w:rStyle w:val="kt"/>
        </w:rPr>
        <w:t>int</w:t>
      </w:r>
      <w:r>
        <w:t xml:space="preserve"> </w:t>
      </w:r>
      <w:r>
        <w:rPr>
          <w:rStyle w:val="n"/>
        </w:rPr>
        <w:t>separator</w:t>
      </w:r>
      <w:r>
        <w:t xml:space="preserve"> </w:t>
      </w:r>
      <w:r>
        <w:rPr>
          <w:rStyle w:val="o"/>
        </w:rPr>
        <w:t>=</w:t>
      </w:r>
      <w:r>
        <w:t xml:space="preserve"> </w:t>
      </w:r>
      <w:r>
        <w:rPr>
          <w:rStyle w:val="mi"/>
        </w:rPr>
        <w:t>44</w:t>
      </w:r>
      <w:r>
        <w:rPr>
          <w:rStyle w:val="p"/>
        </w:rPr>
        <w:t>;</w:t>
      </w:r>
      <w:r>
        <w:t xml:space="preserve"> </w:t>
      </w:r>
      <w:r>
        <w:rPr>
          <w:rStyle w:val="c1"/>
        </w:rPr>
        <w:t>///&lt; The separator between the integers (44: ,)</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setup</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n"/>
        </w:rPr>
        <w:t>baudrate</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p>
    <w:p w:rsidR="00D15E8C" w:rsidRDefault="00D15E8C" w:rsidP="00D15E8C">
      <w:pPr>
        <w:pStyle w:val="PrformatHTML"/>
      </w:pPr>
      <w:r>
        <w:rPr>
          <w:rStyle w:val="n"/>
        </w:rPr>
        <w:t>boolean</w:t>
      </w:r>
      <w:r>
        <w:t xml:space="preserve"> </w:t>
      </w:r>
      <w:r>
        <w:rPr>
          <w:rStyle w:val="nf"/>
        </w:rPr>
        <w:t>is_a_number</w:t>
      </w:r>
      <w:r>
        <w:rPr>
          <w:rStyle w:val="p"/>
        </w:rPr>
        <w:t>(</w:t>
      </w:r>
      <w:r>
        <w:rPr>
          <w:rStyle w:val="kt"/>
        </w:rPr>
        <w:t>int</w:t>
      </w:r>
      <w:r>
        <w:t xml:space="preserve"> </w:t>
      </w:r>
      <w:r>
        <w:rPr>
          <w:rStyle w:val="n"/>
        </w:rPr>
        <w:t>n</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k"/>
        </w:rPr>
        <w:t>return</w:t>
      </w:r>
      <w:r>
        <w:t xml:space="preserve"> </w:t>
      </w:r>
      <w:r>
        <w:rPr>
          <w:rStyle w:val="n"/>
        </w:rPr>
        <w:t>n</w:t>
      </w:r>
      <w:r>
        <w:t xml:space="preserve"> </w:t>
      </w:r>
      <w:r>
        <w:rPr>
          <w:rStyle w:val="o"/>
        </w:rPr>
        <w:t>&gt;=</w:t>
      </w:r>
      <w:r>
        <w:t xml:space="preserve"> </w:t>
      </w:r>
      <w:r>
        <w:rPr>
          <w:rStyle w:val="mi"/>
        </w:rPr>
        <w:t>48</w:t>
      </w:r>
      <w:r>
        <w:t xml:space="preserve"> </w:t>
      </w:r>
      <w:r>
        <w:rPr>
          <w:rStyle w:val="o"/>
        </w:rPr>
        <w:t>&amp;&amp;</w:t>
      </w:r>
      <w:r>
        <w:t xml:space="preserve"> </w:t>
      </w:r>
      <w:r>
        <w:rPr>
          <w:rStyle w:val="n"/>
        </w:rPr>
        <w:t>n</w:t>
      </w:r>
      <w:r>
        <w:t xml:space="preserve"> </w:t>
      </w:r>
      <w:r>
        <w:rPr>
          <w:rStyle w:val="o"/>
        </w:rPr>
        <w:t>&lt;=</w:t>
      </w:r>
      <w:r>
        <w:t xml:space="preserve"> </w:t>
      </w:r>
      <w:r>
        <w:rPr>
          <w:rStyle w:val="mi"/>
        </w:rPr>
        <w:t>57</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p>
    <w:p w:rsidR="00D15E8C" w:rsidRDefault="00D15E8C" w:rsidP="00D15E8C">
      <w:pPr>
        <w:pStyle w:val="PrformatHTML"/>
      </w:pPr>
      <w:r>
        <w:rPr>
          <w:rStyle w:val="kt"/>
        </w:rPr>
        <w:t>int</w:t>
      </w:r>
      <w:r>
        <w:t xml:space="preserve"> </w:t>
      </w:r>
      <w:r>
        <w:rPr>
          <w:rStyle w:val="nf"/>
        </w:rPr>
        <w:t>ascii2int</w:t>
      </w:r>
      <w:r>
        <w:rPr>
          <w:rStyle w:val="p"/>
        </w:rPr>
        <w:t>(</w:t>
      </w:r>
      <w:r>
        <w:rPr>
          <w:rStyle w:val="kt"/>
        </w:rPr>
        <w:t>int</w:t>
      </w:r>
      <w:r>
        <w:t xml:space="preserve"> </w:t>
      </w:r>
      <w:r>
        <w:rPr>
          <w:rStyle w:val="n"/>
        </w:rPr>
        <w:t>n</w:t>
      </w:r>
      <w:r>
        <w:rPr>
          <w:rStyle w:val="p"/>
        </w:rPr>
        <w:t>,</w:t>
      </w:r>
      <w:r>
        <w:t xml:space="preserve"> </w:t>
      </w:r>
      <w:r>
        <w:rPr>
          <w:rStyle w:val="kt"/>
        </w:rPr>
        <w:t>int</w:t>
      </w:r>
      <w:r>
        <w:t xml:space="preserve"> </w:t>
      </w:r>
      <w:r>
        <w:rPr>
          <w:rStyle w:val="n"/>
        </w:rPr>
        <w:t>byte_read</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k"/>
        </w:rPr>
        <w:t>return</w:t>
      </w:r>
      <w:r>
        <w:t xml:space="preserve"> </w:t>
      </w:r>
      <w:r>
        <w:rPr>
          <w:rStyle w:val="n"/>
        </w:rPr>
        <w:t>n</w:t>
      </w:r>
      <w:r>
        <w:rPr>
          <w:rStyle w:val="o"/>
        </w:rPr>
        <w:t>*</w:t>
      </w:r>
      <w:r>
        <w:rPr>
          <w:rStyle w:val="mi"/>
        </w:rPr>
        <w:t>10</w:t>
      </w:r>
      <w:r>
        <w:t xml:space="preserve"> </w:t>
      </w:r>
      <w:r>
        <w:rPr>
          <w:rStyle w:val="o"/>
        </w:rPr>
        <w:t>+</w:t>
      </w:r>
      <w:r>
        <w:t xml:space="preserve"> </w:t>
      </w:r>
      <w:r>
        <w:rPr>
          <w:rStyle w:val="p"/>
        </w:rPr>
        <w:t>(</w:t>
      </w:r>
      <w:r>
        <w:rPr>
          <w:rStyle w:val="n"/>
        </w:rPr>
        <w:t>byte_read</w:t>
      </w:r>
      <w:r>
        <w:t xml:space="preserve"> </w:t>
      </w:r>
      <w:r>
        <w:rPr>
          <w:rStyle w:val="o"/>
        </w:rPr>
        <w:t>-</w:t>
      </w:r>
      <w:r>
        <w:t xml:space="preserve"> </w:t>
      </w:r>
      <w:r>
        <w:rPr>
          <w:rStyle w:val="mi"/>
        </w:rPr>
        <w:t>48</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p>
    <w:p w:rsidR="00D15E8C" w:rsidRDefault="00D15E8C" w:rsidP="00D15E8C">
      <w:pPr>
        <w:pStyle w:val="PrformatHTML"/>
      </w:pPr>
      <w:r>
        <w:rPr>
          <w:rStyle w:val="p"/>
        </w:rPr>
        <w:t>{</w:t>
      </w:r>
    </w:p>
    <w:p w:rsidR="00D15E8C" w:rsidRDefault="00D15E8C" w:rsidP="00D15E8C">
      <w:pPr>
        <w:pStyle w:val="PrformatHTML"/>
      </w:pPr>
      <w:r>
        <w:t xml:space="preserve">  </w:t>
      </w:r>
      <w:r>
        <w:rPr>
          <w:rStyle w:val="n"/>
        </w:rPr>
        <w:t>coords</w:t>
      </w:r>
      <w:r>
        <w:rPr>
          <w:rStyle w:val="p"/>
        </w:rPr>
        <w:t>[</w:t>
      </w:r>
      <w:r>
        <w:rPr>
          <w:rStyle w:val="mi"/>
        </w:rPr>
        <w:t>0</w:t>
      </w:r>
      <w:r>
        <w:rPr>
          <w:rStyle w:val="p"/>
        </w:rPr>
        <w:t>]</w:t>
      </w:r>
      <w:r>
        <w:t xml:space="preserve"> </w:t>
      </w:r>
      <w:r>
        <w:rPr>
          <w:rStyle w:val="o"/>
        </w:rPr>
        <w:t>=</w:t>
      </w:r>
      <w:r>
        <w:t xml:space="preserve"> </w:t>
      </w:r>
      <w:r>
        <w:rPr>
          <w:rStyle w:val="mi"/>
        </w:rPr>
        <w:t>0</w:t>
      </w:r>
      <w:r>
        <w:rPr>
          <w:rStyle w:val="p"/>
        </w:rPr>
        <w:t>;</w:t>
      </w:r>
    </w:p>
    <w:p w:rsidR="00D15E8C" w:rsidRDefault="00D15E8C" w:rsidP="00D15E8C">
      <w:pPr>
        <w:pStyle w:val="PrformatHTML"/>
      </w:pPr>
      <w:r>
        <w:t xml:space="preserve">  </w:t>
      </w:r>
      <w:r>
        <w:rPr>
          <w:rStyle w:val="n"/>
        </w:rPr>
        <w:t>coords</w:t>
      </w:r>
      <w:r>
        <w:rPr>
          <w:rStyle w:val="p"/>
        </w:rPr>
        <w:t>[</w:t>
      </w:r>
      <w:r>
        <w:rPr>
          <w:rStyle w:val="mi"/>
        </w:rPr>
        <w:t>1</w:t>
      </w:r>
      <w:r>
        <w:rPr>
          <w:rStyle w:val="p"/>
        </w:rPr>
        <w:t>]</w:t>
      </w:r>
      <w:r>
        <w:t xml:space="preserve"> </w:t>
      </w:r>
      <w:r>
        <w:rPr>
          <w:rStyle w:val="o"/>
        </w:rPr>
        <w:t>=</w:t>
      </w:r>
      <w:r>
        <w:t xml:space="preserve"> </w:t>
      </w:r>
      <w:r>
        <w:rPr>
          <w:rStyle w:val="mi"/>
        </w:rPr>
        <w:t>0</w:t>
      </w:r>
      <w:r>
        <w:rPr>
          <w:rStyle w:val="p"/>
        </w:rPr>
        <w:t>;</w:t>
      </w:r>
    </w:p>
    <w:p w:rsidR="00D15E8C" w:rsidRDefault="00D15E8C" w:rsidP="00D15E8C">
      <w:pPr>
        <w:pStyle w:val="PrformatHTML"/>
      </w:pPr>
      <w:r>
        <w:t xml:space="preserve">  </w:t>
      </w:r>
      <w:r>
        <w:rPr>
          <w:rStyle w:val="n"/>
        </w:rPr>
        <w:t>index</w:t>
      </w:r>
      <w:r>
        <w:t xml:space="preserve"> </w:t>
      </w:r>
      <w:r>
        <w:rPr>
          <w:rStyle w:val="o"/>
        </w:rPr>
        <w:t>=</w:t>
      </w:r>
      <w:r>
        <w:t xml:space="preserve"> </w:t>
      </w:r>
      <w:r>
        <w:rPr>
          <w:rStyle w:val="mi"/>
        </w:rPr>
        <w:t>0</w:t>
      </w:r>
      <w:r>
        <w:rPr>
          <w:rStyle w:val="p"/>
        </w:rPr>
        <w:t>;</w:t>
      </w:r>
    </w:p>
    <w:p w:rsidR="00D15E8C" w:rsidRDefault="00D15E8C" w:rsidP="00D15E8C">
      <w:pPr>
        <w:pStyle w:val="PrformatHTML"/>
      </w:pPr>
      <w:r>
        <w:t xml:space="preserve">  </w:t>
      </w:r>
      <w:r>
        <w:rPr>
          <w:rStyle w:val="k"/>
        </w:rPr>
        <w:t>while</w:t>
      </w:r>
      <w:r>
        <w:t xml:space="preserve"> </w:t>
      </w:r>
      <w:r>
        <w:rPr>
          <w:rStyle w:val="p"/>
        </w:rPr>
        <w:t>(</w:t>
      </w:r>
      <w:r>
        <w:t xml:space="preserve"> </w:t>
      </w:r>
      <w:r>
        <w:rPr>
          <w:rStyle w:val="n"/>
        </w:rPr>
        <w:t>Serial</w:t>
      </w:r>
      <w:r>
        <w:rPr>
          <w:rStyle w:val="p"/>
        </w:rPr>
        <w:t>.</w:t>
      </w:r>
      <w:r>
        <w:rPr>
          <w:rStyle w:val="n"/>
        </w:rPr>
        <w:t>available</w:t>
      </w:r>
      <w:r>
        <w:rPr>
          <w:rStyle w:val="p"/>
        </w:rPr>
        <w:t>()</w:t>
      </w:r>
      <w:r>
        <w:t xml:space="preserve"> </w:t>
      </w:r>
      <w:r>
        <w:rPr>
          <w:rStyle w:val="o"/>
        </w:rPr>
        <w:t>&gt;</w:t>
      </w:r>
      <w:r>
        <w:t xml:space="preserve"> </w:t>
      </w:r>
      <w:r>
        <w:rPr>
          <w:rStyle w:val="mi"/>
        </w:rPr>
        <w:t>0</w:t>
      </w: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byte_read</w:t>
      </w:r>
      <w:r>
        <w:t xml:space="preserve"> </w:t>
      </w:r>
      <w:r>
        <w:rPr>
          <w:rStyle w:val="o"/>
        </w:rPr>
        <w:t>=</w:t>
      </w:r>
      <w:r>
        <w:t xml:space="preserve"> </w:t>
      </w:r>
      <w:r>
        <w:rPr>
          <w:rStyle w:val="n"/>
        </w:rPr>
        <w:t>Serial</w:t>
      </w:r>
      <w:r>
        <w:rPr>
          <w:rStyle w:val="p"/>
        </w:rPr>
        <w:t>.</w:t>
      </w:r>
      <w:r>
        <w:rPr>
          <w:rStyle w:val="n"/>
        </w:rPr>
        <w:t>read</w:t>
      </w:r>
      <w:r>
        <w:rPr>
          <w:rStyle w:val="p"/>
        </w:rPr>
        <w:t>();</w:t>
      </w:r>
    </w:p>
    <w:p w:rsidR="00D15E8C" w:rsidRDefault="00D15E8C" w:rsidP="00D15E8C">
      <w:pPr>
        <w:pStyle w:val="PrformatHTML"/>
      </w:pPr>
      <w:r>
        <w:t xml:space="preserve">      </w:t>
      </w:r>
      <w:r>
        <w:rPr>
          <w:rStyle w:val="k"/>
        </w:rPr>
        <w:t>if</w:t>
      </w:r>
      <w:r>
        <w:t xml:space="preserve"> </w:t>
      </w:r>
      <w:r>
        <w:rPr>
          <w:rStyle w:val="p"/>
        </w:rPr>
        <w:t>(</w:t>
      </w:r>
      <w:r>
        <w:t xml:space="preserve"> </w:t>
      </w:r>
      <w:r>
        <w:rPr>
          <w:rStyle w:val="n"/>
        </w:rPr>
        <w:t>is_a_number</w:t>
      </w:r>
      <w:r>
        <w:rPr>
          <w:rStyle w:val="p"/>
        </w:rPr>
        <w:t>(</w:t>
      </w:r>
      <w:r>
        <w:rPr>
          <w:rStyle w:val="n"/>
        </w:rPr>
        <w:t>byte_read</w:t>
      </w:r>
      <w:r>
        <w:rPr>
          <w:rStyle w:val="p"/>
        </w:rPr>
        <w:t>)</w:t>
      </w: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coords</w:t>
      </w:r>
      <w:r>
        <w:rPr>
          <w:rStyle w:val="p"/>
        </w:rPr>
        <w:t>[</w:t>
      </w:r>
      <w:r>
        <w:rPr>
          <w:rStyle w:val="n"/>
        </w:rPr>
        <w:t>index</w:t>
      </w:r>
      <w:r>
        <w:rPr>
          <w:rStyle w:val="p"/>
        </w:rPr>
        <w:t>]</w:t>
      </w:r>
      <w:r>
        <w:t xml:space="preserve"> </w:t>
      </w:r>
      <w:r>
        <w:rPr>
          <w:rStyle w:val="o"/>
        </w:rPr>
        <w:t>=</w:t>
      </w:r>
      <w:r>
        <w:t xml:space="preserve"> </w:t>
      </w:r>
      <w:r>
        <w:rPr>
          <w:rStyle w:val="n"/>
        </w:rPr>
        <w:t>ascii2int</w:t>
      </w:r>
      <w:r>
        <w:rPr>
          <w:rStyle w:val="p"/>
        </w:rPr>
        <w:t>(</w:t>
      </w:r>
      <w:r>
        <w:t xml:space="preserve"> </w:t>
      </w:r>
      <w:r>
        <w:rPr>
          <w:rStyle w:val="n"/>
        </w:rPr>
        <w:t>coords</w:t>
      </w:r>
      <w:r>
        <w:rPr>
          <w:rStyle w:val="p"/>
        </w:rPr>
        <w:t>[</w:t>
      </w:r>
      <w:r>
        <w:rPr>
          <w:rStyle w:val="n"/>
        </w:rPr>
        <w:t>index</w:t>
      </w:r>
      <w:r>
        <w:rPr>
          <w:rStyle w:val="p"/>
        </w:rPr>
        <w:t>],</w:t>
      </w:r>
      <w:r>
        <w:t xml:space="preserve"> </w:t>
      </w:r>
      <w:r>
        <w:rPr>
          <w:rStyle w:val="n"/>
        </w:rPr>
        <w:t>byte_read</w:t>
      </w: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k"/>
        </w:rPr>
        <w:t>else</w:t>
      </w:r>
      <w:r>
        <w:t xml:space="preserve"> </w:t>
      </w:r>
      <w:r>
        <w:rPr>
          <w:rStyle w:val="k"/>
        </w:rPr>
        <w:t>if</w:t>
      </w:r>
      <w:r>
        <w:t xml:space="preserve"> </w:t>
      </w:r>
      <w:r>
        <w:rPr>
          <w:rStyle w:val="p"/>
        </w:rPr>
        <w:t>(</w:t>
      </w:r>
      <w:r>
        <w:t xml:space="preserve"> </w:t>
      </w:r>
      <w:r>
        <w:rPr>
          <w:rStyle w:val="n"/>
        </w:rPr>
        <w:t>byte_read</w:t>
      </w:r>
      <w:r>
        <w:t xml:space="preserve"> </w:t>
      </w:r>
      <w:r>
        <w:rPr>
          <w:rStyle w:val="o"/>
        </w:rPr>
        <w:t>==</w:t>
      </w:r>
      <w:r>
        <w:t xml:space="preserve"> </w:t>
      </w:r>
      <w:r>
        <w:rPr>
          <w:rStyle w:val="n"/>
        </w:rPr>
        <w:t>separator</w:t>
      </w: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o"/>
        </w:rPr>
        <w:t>++</w:t>
      </w:r>
      <w:r>
        <w:rPr>
          <w:rStyle w:val="n"/>
        </w:rPr>
        <w:t>index</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p>
    <w:p w:rsidR="00D15E8C" w:rsidRDefault="00D15E8C" w:rsidP="00D15E8C">
      <w:pPr>
        <w:pStyle w:val="PrformatHTML"/>
      </w:pPr>
      <w:r>
        <w:t xml:space="preserve">  </w:t>
      </w:r>
      <w:r>
        <w:rPr>
          <w:rStyle w:val="k"/>
        </w:rPr>
        <w:t>if</w:t>
      </w:r>
      <w:r>
        <w:t xml:space="preserve"> </w:t>
      </w:r>
      <w:r>
        <w:rPr>
          <w:rStyle w:val="p"/>
        </w:rPr>
        <w:t>(</w:t>
      </w:r>
      <w:r>
        <w:t xml:space="preserve"> </w:t>
      </w:r>
      <w:r>
        <w:rPr>
          <w:rStyle w:val="n"/>
        </w:rPr>
        <w:t>index</w:t>
      </w:r>
      <w:r>
        <w:t xml:space="preserve"> </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w:t>
      </w:r>
      <w:r>
        <w:rPr>
          <w:rStyle w:val="p"/>
        </w:rPr>
        <w:t>(</w:t>
      </w:r>
      <w:r>
        <w:rPr>
          <w:rStyle w:val="s"/>
        </w:rPr>
        <w:t>"x + y =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n"/>
        </w:rPr>
        <w:t>coords</w:t>
      </w:r>
      <w:r>
        <w:rPr>
          <w:rStyle w:val="p"/>
        </w:rPr>
        <w:t>[</w:t>
      </w:r>
      <w:r>
        <w:rPr>
          <w:rStyle w:val="mi"/>
        </w:rPr>
        <w:t>0</w:t>
      </w:r>
      <w:r>
        <w:rPr>
          <w:rStyle w:val="p"/>
        </w:rPr>
        <w:t>]</w:t>
      </w:r>
      <w:r>
        <w:t xml:space="preserve"> </w:t>
      </w:r>
      <w:r>
        <w:rPr>
          <w:rStyle w:val="o"/>
        </w:rPr>
        <w:t>+</w:t>
      </w:r>
      <w:r>
        <w:t xml:space="preserve"> </w:t>
      </w:r>
      <w:r>
        <w:rPr>
          <w:rStyle w:val="n"/>
        </w:rPr>
        <w:t>coords</w:t>
      </w:r>
      <w:r>
        <w:rPr>
          <w:rStyle w:val="p"/>
        </w:rPr>
        <w:t>[</w:t>
      </w:r>
      <w:r>
        <w:rPr>
          <w:rStyle w:val="mi"/>
        </w:rPr>
        <w:t>1</w:t>
      </w:r>
      <w:r>
        <w:rPr>
          <w:rStyle w:val="p"/>
        </w:rPr>
        <w:t>]);</w:t>
      </w:r>
    </w:p>
    <w:p w:rsidR="00D15E8C" w:rsidRDefault="00D15E8C" w:rsidP="00D15E8C">
      <w:pPr>
        <w:pStyle w:val="PrformatHTML"/>
      </w:pPr>
    </w:p>
    <w:p w:rsidR="00D15E8C" w:rsidRDefault="00D15E8C" w:rsidP="00D15E8C">
      <w:pPr>
        <w:pStyle w:val="PrformatHTML"/>
      </w:pPr>
      <w:r>
        <w:t xml:space="preserve">      </w:t>
      </w:r>
      <w:r>
        <w:rPr>
          <w:rStyle w:val="n"/>
        </w:rPr>
        <w:t>Serial</w:t>
      </w:r>
      <w:r>
        <w:rPr>
          <w:rStyle w:val="p"/>
        </w:rPr>
        <w:t>.</w:t>
      </w:r>
      <w:r>
        <w:rPr>
          <w:rStyle w:val="n"/>
        </w:rPr>
        <w:t>print</w:t>
      </w:r>
      <w:r>
        <w:rPr>
          <w:rStyle w:val="p"/>
        </w:rPr>
        <w:t>(</w:t>
      </w:r>
      <w:r>
        <w:rPr>
          <w:rStyle w:val="s"/>
        </w:rPr>
        <w:t>"x * y =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n"/>
        </w:rPr>
        <w:t>coords</w:t>
      </w:r>
      <w:r>
        <w:rPr>
          <w:rStyle w:val="p"/>
        </w:rPr>
        <w:t>[</w:t>
      </w:r>
      <w:r>
        <w:rPr>
          <w:rStyle w:val="mi"/>
        </w:rPr>
        <w:t>0</w:t>
      </w:r>
      <w:r>
        <w:rPr>
          <w:rStyle w:val="p"/>
        </w:rPr>
        <w:t>]</w:t>
      </w:r>
      <w:r>
        <w:t xml:space="preserve"> </w:t>
      </w:r>
      <w:r>
        <w:rPr>
          <w:rStyle w:val="o"/>
        </w:rPr>
        <w:t>*</w:t>
      </w:r>
      <w:r>
        <w:t xml:space="preserve"> </w:t>
      </w:r>
      <w:r>
        <w:rPr>
          <w:rStyle w:val="n"/>
        </w:rPr>
        <w:t>coords</w:t>
      </w:r>
      <w:r>
        <w:rPr>
          <w:rStyle w:val="p"/>
        </w:rPr>
        <w:t>[</w:t>
      </w:r>
      <w:r>
        <w:rPr>
          <w:rStyle w:val="mi"/>
        </w:rPr>
        <w:t>1</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k"/>
        </w:rPr>
        <w:t>else</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delay</w:t>
      </w:r>
      <w:r>
        <w:rPr>
          <w:rStyle w:val="p"/>
        </w:rPr>
        <w:t>(</w:t>
      </w:r>
      <w:r>
        <w:rPr>
          <w:rStyle w:val="mi"/>
        </w:rPr>
        <w:t>1000</w:t>
      </w:r>
      <w:r>
        <w:rPr>
          <w:rStyle w:val="p"/>
        </w:rPr>
        <w:t>);</w:t>
      </w:r>
    </w:p>
    <w:p w:rsidR="00D15E8C" w:rsidRDefault="00D15E8C" w:rsidP="00D15E8C">
      <w:pPr>
        <w:pStyle w:val="PrformatHTML"/>
      </w:pPr>
      <w:r>
        <w:rPr>
          <w:rStyle w:val="p"/>
        </w:rPr>
        <w:t>}</w:t>
      </w:r>
    </w:p>
    <w:p w:rsidR="00D15E8C" w:rsidRDefault="00D15E8C" w:rsidP="00D15E8C">
      <w:pPr>
        <w:pStyle w:val="NormalWeb"/>
      </w:pPr>
      <w:r>
        <w:t>Décortiquons :</w:t>
      </w:r>
    </w:p>
    <w:p w:rsidR="00D15E8C" w:rsidRDefault="00D15E8C" w:rsidP="00D15E8C">
      <w:pPr>
        <w:numPr>
          <w:ilvl w:val="0"/>
          <w:numId w:val="17"/>
        </w:numPr>
        <w:spacing w:before="100" w:beforeAutospacing="1" w:after="100" w:afterAutospacing="1" w:line="240" w:lineRule="auto"/>
      </w:pPr>
      <w:r>
        <w:lastRenderedPageBreak/>
        <w:t>Concernant les variables :</w:t>
      </w:r>
    </w:p>
    <w:p w:rsidR="00D15E8C" w:rsidRDefault="00D15E8C" w:rsidP="00D15E8C">
      <w:pPr>
        <w:numPr>
          <w:ilvl w:val="1"/>
          <w:numId w:val="17"/>
        </w:numPr>
        <w:spacing w:before="100" w:beforeAutospacing="1" w:after="100" w:afterAutospacing="1" w:line="240" w:lineRule="auto"/>
      </w:pPr>
      <w:r>
        <w:t>Nos deux nombres seront stockés dans un tableau d'entier.</w:t>
      </w:r>
    </w:p>
    <w:p w:rsidR="00D15E8C" w:rsidRDefault="00D15E8C" w:rsidP="00D15E8C">
      <w:pPr>
        <w:numPr>
          <w:ilvl w:val="1"/>
          <w:numId w:val="17"/>
        </w:numPr>
        <w:spacing w:before="100" w:beforeAutospacing="1" w:after="100" w:afterAutospacing="1" w:line="240" w:lineRule="auto"/>
      </w:pPr>
      <w:r>
        <w:rPr>
          <w:rStyle w:val="MachinecrireHTML"/>
          <w:rFonts w:eastAsiaTheme="minorHAnsi"/>
        </w:rPr>
        <w:t>index</w:t>
      </w:r>
      <w:r>
        <w:t xml:space="preserve"> nous permet de savoir si on lit x ou y.</w:t>
      </w:r>
    </w:p>
    <w:p w:rsidR="00D15E8C" w:rsidRDefault="00D15E8C" w:rsidP="00D15E8C">
      <w:pPr>
        <w:numPr>
          <w:ilvl w:val="0"/>
          <w:numId w:val="17"/>
        </w:numPr>
        <w:spacing w:before="100" w:beforeAutospacing="1" w:after="100" w:afterAutospacing="1" w:line="240" w:lineRule="auto"/>
      </w:pPr>
      <w:r>
        <w:t xml:space="preserve">Dans </w:t>
      </w:r>
      <w:r>
        <w:rPr>
          <w:rStyle w:val="MachinecrireHTML"/>
          <w:rFonts w:eastAsiaTheme="minorHAnsi"/>
        </w:rPr>
        <w:t>loop</w:t>
      </w:r>
      <w:r>
        <w:t xml:space="preserve"> :</w:t>
      </w:r>
    </w:p>
    <w:p w:rsidR="00D15E8C" w:rsidRDefault="00D15E8C" w:rsidP="00D15E8C">
      <w:pPr>
        <w:numPr>
          <w:ilvl w:val="1"/>
          <w:numId w:val="17"/>
        </w:numPr>
        <w:spacing w:before="100" w:beforeAutospacing="1" w:after="100" w:afterAutospacing="1" w:line="240" w:lineRule="auto"/>
      </w:pPr>
      <w:r>
        <w:t>On prend soin de remettre à 0 les variables pour éviter les problèmes.</w:t>
      </w:r>
    </w:p>
    <w:p w:rsidR="00D15E8C" w:rsidRDefault="00D15E8C" w:rsidP="00D15E8C">
      <w:pPr>
        <w:numPr>
          <w:ilvl w:val="1"/>
          <w:numId w:val="17"/>
        </w:numPr>
        <w:spacing w:before="100" w:beforeAutospacing="1" w:after="100" w:afterAutospacing="1" w:line="240" w:lineRule="auto"/>
      </w:pPr>
      <w:r>
        <w:t>Puis suivant si l'octet lut représente un nombre ou le séparateur, on lit un nombre ou on incrémente l'index.</w:t>
      </w:r>
    </w:p>
    <w:p w:rsidR="00D15E8C" w:rsidRDefault="00D15E8C" w:rsidP="00D15E8C">
      <w:pPr>
        <w:numPr>
          <w:ilvl w:val="1"/>
          <w:numId w:val="17"/>
        </w:numPr>
        <w:spacing w:before="100" w:beforeAutospacing="1" w:after="100" w:afterAutospacing="1" w:line="240" w:lineRule="auto"/>
      </w:pPr>
      <w:r>
        <w:t xml:space="preserve">Concernant les calculs : on vérifie que </w:t>
      </w:r>
      <w:r>
        <w:rPr>
          <w:rStyle w:val="MachinecrireHTML"/>
          <w:rFonts w:eastAsiaTheme="minorHAnsi"/>
        </w:rPr>
        <w:t>index</w:t>
      </w:r>
      <w:r>
        <w:t xml:space="preserve"> n'est pas à 0 et donc qu'on a bien lut deux nombres. Si tel est le cas, on fait l'addition et la multiplication de x et y et on affiche le résultat. La fonction </w:t>
      </w:r>
      <w:r>
        <w:rPr>
          <w:rStyle w:val="MachinecrireHTML"/>
          <w:rFonts w:eastAsiaTheme="minorHAnsi"/>
        </w:rPr>
        <w:t>print</w:t>
      </w:r>
      <w:r>
        <w:t xml:space="preserve"> affiche ses paramètres sans revenir à la ligne comme </w:t>
      </w:r>
      <w:r>
        <w:rPr>
          <w:rStyle w:val="MachinecrireHTML"/>
          <w:rFonts w:eastAsiaTheme="minorHAnsi"/>
        </w:rPr>
        <w:t>println</w:t>
      </w:r>
      <w:r>
        <w:t>.</w:t>
      </w:r>
    </w:p>
    <w:p w:rsidR="00D15E8C" w:rsidRDefault="00D15E8C" w:rsidP="00D15E8C">
      <w:pPr>
        <w:pStyle w:val="NormalWeb"/>
      </w:pPr>
      <w:r>
        <w:t xml:space="preserve">Vous pouvez vous amuser à écrire une calculatrice plus complète si vous voulez. Vous pouvez même envoyer l'opération à effectuer si vous voulez. Utilisez éventuellement l'instruction </w:t>
      </w:r>
      <w:hyperlink r:id="rId107" w:history="1">
        <w:r>
          <w:rPr>
            <w:rStyle w:val="Lienhypertexte"/>
          </w:rPr>
          <w:t>switch</w:t>
        </w:r>
      </w:hyperlink>
      <w:r>
        <w:t>.</w:t>
      </w:r>
    </w:p>
    <w:p w:rsidR="00D15E8C" w:rsidRDefault="00335053" w:rsidP="00D15E8C">
      <w:pPr>
        <w:pStyle w:val="Titre2"/>
      </w:pPr>
      <w:hyperlink r:id="rId108" w:anchor="id12" w:history="1">
        <w:bookmarkStart w:id="32" w:name="_Toc473877290"/>
        <w:r w:rsidR="00D15E8C">
          <w:rPr>
            <w:rStyle w:val="Lienhypertexte"/>
          </w:rPr>
          <w:t>Communication entre un programme et la carte</w:t>
        </w:r>
        <w:bookmarkEnd w:id="32"/>
      </w:hyperlink>
    </w:p>
    <w:p w:rsidR="00D15E8C" w:rsidRDefault="00D15E8C" w:rsidP="00D15E8C">
      <w:pPr>
        <w:pStyle w:val="NormalWeb"/>
      </w:pPr>
      <w:r>
        <w:t xml:space="preserve">Cette partie reprend en partie ce qui a déjà été évoqué </w:t>
      </w:r>
      <w:hyperlink r:id="rId109" w:history="1">
        <w:r>
          <w:rPr>
            <w:rStyle w:val="Lienhypertexte"/>
          </w:rPr>
          <w:t>ici</w:t>
        </w:r>
      </w:hyperlink>
      <w:r>
        <w:t xml:space="preserve"> mais de façon plus détaillée et un peu moins complète.</w:t>
      </w:r>
    </w:p>
    <w:p w:rsidR="00D15E8C" w:rsidRDefault="00335053" w:rsidP="00D15E8C">
      <w:pPr>
        <w:pStyle w:val="Titre3"/>
      </w:pPr>
      <w:hyperlink r:id="rId110" w:anchor="id13" w:history="1">
        <w:bookmarkStart w:id="33" w:name="_Toc473877291"/>
        <w:r w:rsidR="00D15E8C">
          <w:rPr>
            <w:rStyle w:val="Lienhypertexte"/>
          </w:rPr>
          <w:t>Lecture</w:t>
        </w:r>
        <w:bookmarkEnd w:id="33"/>
      </w:hyperlink>
    </w:p>
    <w:p w:rsidR="00D15E8C" w:rsidRDefault="00D15E8C" w:rsidP="00D15E8C">
      <w:pPr>
        <w:pStyle w:val="NormalWeb"/>
      </w:pPr>
      <w:r>
        <w:t>Nous allons maintenant faire communiquer un programme de votre ordinateur (autre que l'IDE Arduino) et la carte. Le code sera écrit directement dans l'interpréteur, mais vous pouvez sans problème le mettre dans un fichier puis l'exécuter. Il sera écrit en python, mais les principes restent les mêmes dans les autres langages. Reprenons le code « echo » pour la carte :</w:t>
      </w:r>
    </w:p>
    <w:p w:rsidR="00D15E8C" w:rsidRDefault="00D15E8C" w:rsidP="00D15E8C">
      <w:pPr>
        <w:pStyle w:val="PrformatHTML"/>
      </w:pPr>
      <w:r>
        <w:rPr>
          <w:rStyle w:val="kt"/>
        </w:rPr>
        <w:t>void</w:t>
      </w:r>
      <w:r>
        <w:t xml:space="preserve"> </w:t>
      </w:r>
      <w:r>
        <w:rPr>
          <w:rStyle w:val="nf"/>
        </w:rPr>
        <w:t>setup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mi"/>
        </w:rPr>
        <w:t>9600</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r>
        <w:t xml:space="preserve"> </w:t>
      </w:r>
      <w:r>
        <w:rPr>
          <w:rStyle w:val="p"/>
        </w:rPr>
        <w:t>{</w:t>
      </w:r>
    </w:p>
    <w:p w:rsidR="00D15E8C" w:rsidRDefault="00D15E8C" w:rsidP="00D15E8C">
      <w:pPr>
        <w:pStyle w:val="PrformatHTML"/>
      </w:pPr>
      <w:r>
        <w:t xml:space="preserve">  </w:t>
      </w:r>
      <w:r>
        <w:rPr>
          <w:rStyle w:val="k"/>
        </w:rPr>
        <w:t>if</w:t>
      </w:r>
      <w:r>
        <w:t xml:space="preserve"> </w:t>
      </w:r>
      <w:r>
        <w:rPr>
          <w:rStyle w:val="p"/>
        </w:rPr>
        <w:t>(</w:t>
      </w:r>
      <w:r>
        <w:t xml:space="preserve"> </w:t>
      </w:r>
      <w:r>
        <w:rPr>
          <w:rStyle w:val="n"/>
        </w:rPr>
        <w:t>Serial</w:t>
      </w:r>
      <w:r>
        <w:rPr>
          <w:rStyle w:val="p"/>
        </w:rPr>
        <w:t>.</w:t>
      </w:r>
      <w:r>
        <w:rPr>
          <w:rStyle w:val="n"/>
        </w:rPr>
        <w:t>available</w:t>
      </w:r>
      <w:r>
        <w:rPr>
          <w:rStyle w:val="p"/>
        </w:rPr>
        <w:t>()</w:t>
      </w:r>
      <w:r>
        <w:t xml:space="preserve"> </w:t>
      </w:r>
      <w:r>
        <w:rPr>
          <w:rStyle w:val="p"/>
        </w:rPr>
        <w:t>)</w:t>
      </w:r>
      <w:r>
        <w:t xml:space="preserve"> </w:t>
      </w:r>
      <w:r>
        <w:rPr>
          <w:rStyle w:val="p"/>
        </w:rPr>
        <w:t>{</w:t>
      </w:r>
    </w:p>
    <w:p w:rsidR="00D15E8C" w:rsidRDefault="00D15E8C" w:rsidP="00D15E8C">
      <w:pPr>
        <w:pStyle w:val="PrformatHTML"/>
      </w:pPr>
      <w:r>
        <w:t xml:space="preserve">    </w:t>
      </w:r>
      <w:r>
        <w:rPr>
          <w:rStyle w:val="kt"/>
        </w:rPr>
        <w:t>int</w:t>
      </w:r>
      <w:r>
        <w:t xml:space="preserve"> </w:t>
      </w:r>
      <w:r>
        <w:rPr>
          <w:rStyle w:val="n"/>
        </w:rPr>
        <w:t>lu</w:t>
      </w:r>
      <w:r>
        <w:t xml:space="preserve"> </w:t>
      </w:r>
      <w:r>
        <w:rPr>
          <w:rStyle w:val="o"/>
        </w:rPr>
        <w:t>=</w:t>
      </w:r>
      <w:r>
        <w:t xml:space="preserve"> </w:t>
      </w:r>
      <w:r>
        <w:rPr>
          <w:rStyle w:val="n"/>
        </w:rPr>
        <w:t>Serial</w:t>
      </w:r>
      <w:r>
        <w:rPr>
          <w:rStyle w:val="p"/>
        </w:rPr>
        <w:t>.</w:t>
      </w:r>
      <w:r>
        <w:rPr>
          <w:rStyle w:val="n"/>
        </w:rPr>
        <w:t>read</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n"/>
        </w:rPr>
        <w:t>lu</w:t>
      </w:r>
      <w:r>
        <w:rPr>
          <w:rStyle w:val="p"/>
        </w:rPr>
        <w:t>);</w:t>
      </w:r>
    </w:p>
    <w:p w:rsidR="00D15E8C" w:rsidRDefault="00D15E8C" w:rsidP="00D15E8C">
      <w:pPr>
        <w:pStyle w:val="PrformatHTML"/>
      </w:pPr>
      <w:r>
        <w:t xml:space="preserve">  </w:t>
      </w:r>
      <w:r>
        <w:rPr>
          <w:rStyle w:val="p"/>
        </w:rPr>
        <w:t>}</w:t>
      </w:r>
      <w:r>
        <w:t xml:space="preserve"> </w:t>
      </w:r>
      <w:r>
        <w:rPr>
          <w:rStyle w:val="k"/>
        </w:rPr>
        <w:t>else</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println</w:t>
      </w:r>
      <w:r>
        <w:rPr>
          <w:rStyle w:val="p"/>
        </w:rPr>
        <w:t>(</w:t>
      </w:r>
      <w:r>
        <w:rPr>
          <w:rStyle w:val="s"/>
        </w:rPr>
        <w:t>"Rien"</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t xml:space="preserve">  </w:t>
      </w:r>
      <w:r>
        <w:rPr>
          <w:rStyle w:val="n"/>
        </w:rPr>
        <w:t>delay</w:t>
      </w:r>
      <w:r>
        <w:rPr>
          <w:rStyle w:val="p"/>
        </w:rPr>
        <w:t>(</w:t>
      </w:r>
      <w:r>
        <w:rPr>
          <w:rStyle w:val="mi"/>
        </w:rPr>
        <w:t>2000</w:t>
      </w:r>
      <w:r>
        <w:rPr>
          <w:rStyle w:val="p"/>
        </w:rPr>
        <w:t>);</w:t>
      </w:r>
    </w:p>
    <w:p w:rsidR="00D15E8C" w:rsidRDefault="00D15E8C" w:rsidP="00D15E8C">
      <w:pPr>
        <w:pStyle w:val="PrformatHTML"/>
      </w:pPr>
      <w:r>
        <w:rPr>
          <w:rStyle w:val="p"/>
        </w:rPr>
        <w:t>}</w:t>
      </w:r>
    </w:p>
    <w:p w:rsidR="00D15E8C" w:rsidRDefault="00D15E8C" w:rsidP="00D15E8C">
      <w:pPr>
        <w:pStyle w:val="NormalWeb"/>
      </w:pPr>
      <w:r>
        <w:t>Lancez l'interpréteur python sur votre PC et importer la bibliothèque pyserial :</w:t>
      </w:r>
    </w:p>
    <w:p w:rsidR="00D15E8C" w:rsidRDefault="00D15E8C" w:rsidP="00D15E8C">
      <w:pPr>
        <w:pStyle w:val="PrformatHTML"/>
        <w:rPr>
          <w:rStyle w:val="go"/>
        </w:rPr>
      </w:pPr>
      <w:r>
        <w:rPr>
          <w:rStyle w:val="go"/>
        </w:rPr>
        <w:t>Python 3.3.2 (default, Mar  5 2014, 08:21:05)</w:t>
      </w:r>
    </w:p>
    <w:p w:rsidR="00D15E8C" w:rsidRDefault="00D15E8C" w:rsidP="00D15E8C">
      <w:pPr>
        <w:pStyle w:val="PrformatHTML"/>
        <w:rPr>
          <w:rStyle w:val="go"/>
        </w:rPr>
      </w:pPr>
      <w:r>
        <w:rPr>
          <w:rStyle w:val="go"/>
        </w:rPr>
        <w:t>[GCC 4.8.2 20131212 (Red Hat 4.8.2-7)] on linux</w:t>
      </w:r>
    </w:p>
    <w:p w:rsidR="00D15E8C" w:rsidRDefault="00D15E8C" w:rsidP="00D15E8C">
      <w:pPr>
        <w:pStyle w:val="PrformatHTML"/>
        <w:rPr>
          <w:rStyle w:val="go"/>
        </w:rPr>
      </w:pPr>
      <w:r>
        <w:rPr>
          <w:rStyle w:val="go"/>
        </w:rPr>
        <w:t>Type "help", "copyright", "credits" or "license" for more information.</w:t>
      </w:r>
    </w:p>
    <w:p w:rsidR="00D15E8C" w:rsidRDefault="00D15E8C" w:rsidP="00D15E8C">
      <w:pPr>
        <w:pStyle w:val="PrformatHTML"/>
      </w:pPr>
      <w:r>
        <w:rPr>
          <w:rStyle w:val="gp"/>
        </w:rPr>
        <w:t xml:space="preserve">&gt;&gt;&gt; </w:t>
      </w:r>
      <w:r>
        <w:rPr>
          <w:rStyle w:val="kn"/>
        </w:rPr>
        <w:t>from</w:t>
      </w:r>
      <w:r>
        <w:t xml:space="preserve"> </w:t>
      </w:r>
      <w:r>
        <w:rPr>
          <w:rStyle w:val="nn"/>
        </w:rPr>
        <w:t>serial</w:t>
      </w:r>
      <w:r>
        <w:t xml:space="preserve"> </w:t>
      </w:r>
      <w:r>
        <w:rPr>
          <w:rStyle w:val="kn"/>
        </w:rPr>
        <w:t>import</w:t>
      </w:r>
      <w:r>
        <w:t xml:space="preserve"> </w:t>
      </w:r>
      <w:r>
        <w:rPr>
          <w:rStyle w:val="n"/>
        </w:rPr>
        <w:t>Serial</w:t>
      </w:r>
    </w:p>
    <w:p w:rsidR="00D15E8C" w:rsidRDefault="00D15E8C" w:rsidP="00D15E8C">
      <w:pPr>
        <w:pStyle w:val="NormalWeb"/>
      </w:pPr>
      <w:r>
        <w:t xml:space="preserve">Créez la communication série avec (en remplaçant </w:t>
      </w:r>
      <w:r>
        <w:rPr>
          <w:rStyle w:val="MachinecrireHTML"/>
        </w:rPr>
        <w:t>/dev/ttyACM0</w:t>
      </w:r>
      <w:r>
        <w:t xml:space="preserve"> par le nom de votre port) :</w:t>
      </w:r>
    </w:p>
    <w:p w:rsidR="00D15E8C" w:rsidRDefault="00D15E8C" w:rsidP="00D15E8C">
      <w:pPr>
        <w:pStyle w:val="PrformatHTML"/>
      </w:pPr>
      <w:r>
        <w:rPr>
          <w:rStyle w:val="gp"/>
        </w:rPr>
        <w:t xml:space="preserve">&gt;&gt;&gt; </w:t>
      </w:r>
      <w:r>
        <w:rPr>
          <w:rStyle w:val="n"/>
        </w:rPr>
        <w:t>serial_port</w:t>
      </w:r>
      <w:r>
        <w:t xml:space="preserve"> </w:t>
      </w:r>
      <w:r>
        <w:rPr>
          <w:rStyle w:val="o"/>
        </w:rPr>
        <w:t>=</w:t>
      </w:r>
      <w:r>
        <w:t xml:space="preserve"> </w:t>
      </w:r>
      <w:r>
        <w:rPr>
          <w:rStyle w:val="n"/>
        </w:rPr>
        <w:t>Serial</w:t>
      </w:r>
      <w:r>
        <w:rPr>
          <w:rStyle w:val="p"/>
        </w:rPr>
        <w:t>(</w:t>
      </w:r>
      <w:r>
        <w:rPr>
          <w:rStyle w:val="n"/>
        </w:rPr>
        <w:t>port</w:t>
      </w:r>
      <w:r>
        <w:rPr>
          <w:rStyle w:val="o"/>
        </w:rPr>
        <w:t>=</w:t>
      </w:r>
      <w:r>
        <w:rPr>
          <w:rStyle w:val="s1"/>
        </w:rPr>
        <w:t>'/dev/ttyACM0'</w:t>
      </w:r>
      <w:r>
        <w:rPr>
          <w:rStyle w:val="p"/>
        </w:rPr>
        <w:t>,</w:t>
      </w:r>
      <w:r>
        <w:t xml:space="preserve"> </w:t>
      </w:r>
      <w:r>
        <w:rPr>
          <w:rStyle w:val="n"/>
        </w:rPr>
        <w:t>baudrate</w:t>
      </w:r>
      <w:r>
        <w:rPr>
          <w:rStyle w:val="o"/>
        </w:rPr>
        <w:t>=</w:t>
      </w:r>
      <w:r>
        <w:rPr>
          <w:rStyle w:val="mi"/>
        </w:rPr>
        <w:t>9600</w:t>
      </w:r>
      <w:r>
        <w:rPr>
          <w:rStyle w:val="p"/>
        </w:rPr>
        <w:t>)</w:t>
      </w:r>
    </w:p>
    <w:p w:rsidR="00D15E8C" w:rsidRDefault="00D15E8C" w:rsidP="00D15E8C">
      <w:pPr>
        <w:pStyle w:val="NormalWeb"/>
      </w:pPr>
      <w:r>
        <w:t>Pour lire des données, rien de plus simple :</w:t>
      </w:r>
    </w:p>
    <w:p w:rsidR="00D15E8C" w:rsidRDefault="00D15E8C" w:rsidP="00D15E8C">
      <w:pPr>
        <w:pStyle w:val="PrformatHTML"/>
      </w:pPr>
      <w:r>
        <w:rPr>
          <w:rStyle w:val="gp"/>
        </w:rPr>
        <w:t xml:space="preserve">&gt;&gt;&gt; </w:t>
      </w:r>
      <w:r>
        <w:rPr>
          <w:rStyle w:val="n"/>
        </w:rPr>
        <w:t>serial_port</w:t>
      </w:r>
      <w:r>
        <w:rPr>
          <w:rStyle w:val="o"/>
        </w:rPr>
        <w:t>.</w:t>
      </w:r>
      <w:r>
        <w:rPr>
          <w:rStyle w:val="n"/>
        </w:rPr>
        <w:t>read</w:t>
      </w:r>
      <w:r>
        <w:rPr>
          <w:rStyle w:val="p"/>
        </w:rPr>
        <w:t>()</w:t>
      </w:r>
    </w:p>
    <w:p w:rsidR="00D15E8C" w:rsidRDefault="00D15E8C" w:rsidP="00D15E8C">
      <w:pPr>
        <w:pStyle w:val="PrformatHTML"/>
        <w:rPr>
          <w:rStyle w:val="go"/>
        </w:rPr>
      </w:pPr>
      <w:r>
        <w:rPr>
          <w:rStyle w:val="go"/>
        </w:rPr>
        <w:lastRenderedPageBreak/>
        <w:t>b'R'</w:t>
      </w:r>
    </w:p>
    <w:p w:rsidR="00D15E8C" w:rsidRDefault="00D15E8C" w:rsidP="00D15E8C">
      <w:pPr>
        <w:pStyle w:val="PrformatHTML"/>
      </w:pPr>
      <w:r>
        <w:rPr>
          <w:rStyle w:val="gp"/>
        </w:rPr>
        <w:t xml:space="preserve">&gt;&gt;&gt; </w:t>
      </w:r>
      <w:r>
        <w:rPr>
          <w:rStyle w:val="n"/>
        </w:rPr>
        <w:t>serial_port</w:t>
      </w:r>
      <w:r>
        <w:rPr>
          <w:rStyle w:val="o"/>
        </w:rPr>
        <w:t>.</w:t>
      </w:r>
      <w:r>
        <w:rPr>
          <w:rStyle w:val="n"/>
        </w:rPr>
        <w:t>readline</w:t>
      </w:r>
      <w:r>
        <w:rPr>
          <w:rStyle w:val="p"/>
        </w:rPr>
        <w:t>()</w:t>
      </w:r>
    </w:p>
    <w:p w:rsidR="00D15E8C" w:rsidRDefault="00D15E8C" w:rsidP="00D15E8C">
      <w:pPr>
        <w:pStyle w:val="PrformatHTML"/>
      </w:pPr>
      <w:r>
        <w:rPr>
          <w:rStyle w:val="go"/>
        </w:rPr>
        <w:t>b'Rien\r\n'</w:t>
      </w:r>
    </w:p>
    <w:p w:rsidR="00D15E8C" w:rsidRDefault="00D15E8C" w:rsidP="00D15E8C">
      <w:pPr>
        <w:pStyle w:val="NormalWeb"/>
      </w:pPr>
      <w:r>
        <w:t xml:space="preserve">Les résultats sont de type </w:t>
      </w:r>
      <w:r>
        <w:rPr>
          <w:rStyle w:val="MachinecrireHTML"/>
        </w:rPr>
        <w:t>bytes</w:t>
      </w:r>
      <w:r>
        <w:t>. Si vous comptez faire des manipulations par la suite (hors transmission série), je vous conseille de passer dans le type string plus adapté (ou un autre type qui représente correctement vos données) :</w:t>
      </w:r>
    </w:p>
    <w:p w:rsidR="00D15E8C" w:rsidRDefault="00D15E8C" w:rsidP="00D15E8C">
      <w:pPr>
        <w:pStyle w:val="PrformatHTML"/>
      </w:pPr>
      <w:r>
        <w:rPr>
          <w:rStyle w:val="gp"/>
        </w:rPr>
        <w:t xml:space="preserve">&gt;&gt;&gt; </w:t>
      </w:r>
      <w:r>
        <w:rPr>
          <w:rStyle w:val="n"/>
        </w:rPr>
        <w:t>lu</w:t>
      </w:r>
      <w:r>
        <w:t xml:space="preserve"> </w:t>
      </w:r>
      <w:r>
        <w:rPr>
          <w:rStyle w:val="o"/>
        </w:rPr>
        <w:t>=</w:t>
      </w:r>
      <w:r>
        <w:t xml:space="preserve"> </w:t>
      </w:r>
      <w:r>
        <w:rPr>
          <w:rStyle w:val="n"/>
        </w:rPr>
        <w:t>serial_port</w:t>
      </w:r>
      <w:r>
        <w:rPr>
          <w:rStyle w:val="o"/>
        </w:rPr>
        <w:t>.</w:t>
      </w:r>
      <w:r>
        <w:rPr>
          <w:rStyle w:val="n"/>
        </w:rPr>
        <w:t>readline</w:t>
      </w:r>
      <w:r>
        <w:rPr>
          <w:rStyle w:val="p"/>
        </w:rPr>
        <w:t>()</w:t>
      </w:r>
    </w:p>
    <w:p w:rsidR="00D15E8C" w:rsidRDefault="00D15E8C" w:rsidP="00D15E8C">
      <w:pPr>
        <w:pStyle w:val="PrformatHTML"/>
      </w:pPr>
      <w:r>
        <w:rPr>
          <w:rStyle w:val="gp"/>
        </w:rPr>
        <w:t xml:space="preserve">&gt;&gt;&gt; </w:t>
      </w:r>
      <w:r>
        <w:rPr>
          <w:rStyle w:val="n"/>
        </w:rPr>
        <w:t>lu</w:t>
      </w:r>
    </w:p>
    <w:p w:rsidR="00D15E8C" w:rsidRDefault="00D15E8C" w:rsidP="00D15E8C">
      <w:pPr>
        <w:pStyle w:val="PrformatHTML"/>
        <w:rPr>
          <w:rStyle w:val="go"/>
        </w:rPr>
      </w:pPr>
      <w:r>
        <w:rPr>
          <w:rStyle w:val="go"/>
        </w:rPr>
        <w:t>b'Rien\r\n'</w:t>
      </w:r>
    </w:p>
    <w:p w:rsidR="00D15E8C" w:rsidRDefault="00D15E8C" w:rsidP="00D15E8C">
      <w:pPr>
        <w:pStyle w:val="PrformatHTML"/>
      </w:pPr>
      <w:r>
        <w:rPr>
          <w:rStyle w:val="gp"/>
        </w:rPr>
        <w:t xml:space="preserve">&gt;&gt;&gt; </w:t>
      </w:r>
      <w:r>
        <w:rPr>
          <w:rStyle w:val="nb"/>
        </w:rPr>
        <w:t>type</w:t>
      </w:r>
      <w:r>
        <w:rPr>
          <w:rStyle w:val="p"/>
        </w:rPr>
        <w:t>(</w:t>
      </w:r>
      <w:r>
        <w:rPr>
          <w:rStyle w:val="n"/>
        </w:rPr>
        <w:t>lu</w:t>
      </w:r>
      <w:r>
        <w:rPr>
          <w:rStyle w:val="p"/>
        </w:rPr>
        <w:t>)</w:t>
      </w:r>
    </w:p>
    <w:p w:rsidR="00D15E8C" w:rsidRDefault="00D15E8C" w:rsidP="00D15E8C">
      <w:pPr>
        <w:pStyle w:val="PrformatHTML"/>
        <w:rPr>
          <w:rStyle w:val="go"/>
        </w:rPr>
      </w:pPr>
      <w:r>
        <w:rPr>
          <w:rStyle w:val="go"/>
        </w:rPr>
        <w:t>&lt;class 'bytes'&gt;</w:t>
      </w:r>
    </w:p>
    <w:p w:rsidR="00D15E8C" w:rsidRDefault="00D15E8C" w:rsidP="00D15E8C">
      <w:pPr>
        <w:pStyle w:val="PrformatHTML"/>
      </w:pPr>
      <w:r>
        <w:rPr>
          <w:rStyle w:val="gp"/>
        </w:rPr>
        <w:t xml:space="preserve">&gt;&gt;&gt; </w:t>
      </w:r>
      <w:r>
        <w:rPr>
          <w:rStyle w:val="n"/>
        </w:rPr>
        <w:t>chaine</w:t>
      </w:r>
      <w:r>
        <w:t xml:space="preserve"> </w:t>
      </w:r>
      <w:r>
        <w:rPr>
          <w:rStyle w:val="o"/>
        </w:rPr>
        <w:t>=</w:t>
      </w:r>
      <w:r>
        <w:t xml:space="preserve"> </w:t>
      </w:r>
      <w:r>
        <w:rPr>
          <w:rStyle w:val="n"/>
        </w:rPr>
        <w:t>lu</w:t>
      </w:r>
      <w:r>
        <w:rPr>
          <w:rStyle w:val="o"/>
        </w:rPr>
        <w:t>.</w:t>
      </w:r>
      <w:r>
        <w:rPr>
          <w:rStyle w:val="n"/>
        </w:rPr>
        <w:t>decode</w:t>
      </w:r>
      <w:r>
        <w:rPr>
          <w:rStyle w:val="p"/>
        </w:rPr>
        <w:t>(</w:t>
      </w:r>
      <w:r>
        <w:rPr>
          <w:rStyle w:val="s1"/>
        </w:rPr>
        <w:t>'ascii'</w:t>
      </w:r>
      <w:r>
        <w:rPr>
          <w:rStyle w:val="p"/>
        </w:rPr>
        <w:t>)</w:t>
      </w:r>
    </w:p>
    <w:p w:rsidR="00D15E8C" w:rsidRDefault="00D15E8C" w:rsidP="00D15E8C">
      <w:pPr>
        <w:pStyle w:val="PrformatHTML"/>
      </w:pPr>
      <w:r>
        <w:rPr>
          <w:rStyle w:val="gp"/>
        </w:rPr>
        <w:t xml:space="preserve">&gt;&gt;&gt; </w:t>
      </w:r>
      <w:r>
        <w:rPr>
          <w:rStyle w:val="n"/>
        </w:rPr>
        <w:t>chaine</w:t>
      </w:r>
    </w:p>
    <w:p w:rsidR="00D15E8C" w:rsidRDefault="00D15E8C" w:rsidP="00D15E8C">
      <w:pPr>
        <w:pStyle w:val="PrformatHTML"/>
        <w:rPr>
          <w:rStyle w:val="go"/>
        </w:rPr>
      </w:pPr>
      <w:r>
        <w:rPr>
          <w:rStyle w:val="go"/>
        </w:rPr>
        <w:t>'Rien\r\n'</w:t>
      </w:r>
    </w:p>
    <w:p w:rsidR="00D15E8C" w:rsidRDefault="00D15E8C" w:rsidP="00D15E8C">
      <w:pPr>
        <w:pStyle w:val="PrformatHTML"/>
      </w:pPr>
      <w:r>
        <w:rPr>
          <w:rStyle w:val="gp"/>
        </w:rPr>
        <w:t xml:space="preserve">&gt;&gt;&gt; </w:t>
      </w:r>
      <w:r>
        <w:rPr>
          <w:rStyle w:val="nb"/>
        </w:rPr>
        <w:t>type</w:t>
      </w:r>
      <w:r>
        <w:rPr>
          <w:rStyle w:val="p"/>
        </w:rPr>
        <w:t>(</w:t>
      </w:r>
      <w:r>
        <w:rPr>
          <w:rStyle w:val="n"/>
        </w:rPr>
        <w:t>chaine</w:t>
      </w:r>
      <w:r>
        <w:rPr>
          <w:rStyle w:val="p"/>
        </w:rPr>
        <w:t>)</w:t>
      </w:r>
    </w:p>
    <w:p w:rsidR="00D15E8C" w:rsidRDefault="00D15E8C" w:rsidP="00D15E8C">
      <w:pPr>
        <w:pStyle w:val="PrformatHTML"/>
      </w:pPr>
      <w:r>
        <w:rPr>
          <w:rStyle w:val="go"/>
        </w:rPr>
        <w:t>&lt;class 'str'&gt;</w:t>
      </w:r>
    </w:p>
    <w:p w:rsidR="00D15E8C" w:rsidRDefault="00335053" w:rsidP="00D15E8C">
      <w:pPr>
        <w:pStyle w:val="Titre3"/>
      </w:pPr>
      <w:hyperlink r:id="rId111" w:anchor="id14" w:history="1">
        <w:bookmarkStart w:id="34" w:name="_Toc473877292"/>
        <w:r w:rsidR="00D15E8C">
          <w:rPr>
            <w:rStyle w:val="Lienhypertexte"/>
          </w:rPr>
          <w:t>Écriture</w:t>
        </w:r>
        <w:bookmarkEnd w:id="34"/>
      </w:hyperlink>
    </w:p>
    <w:p w:rsidR="00D15E8C" w:rsidRDefault="00D15E8C" w:rsidP="00D15E8C">
      <w:pPr>
        <w:pStyle w:val="NormalWeb"/>
      </w:pPr>
      <w:r>
        <w:t>Pour écrire des données c'est aussi très simple :</w:t>
      </w:r>
    </w:p>
    <w:p w:rsidR="00D15E8C" w:rsidRDefault="00D15E8C" w:rsidP="00D15E8C">
      <w:pPr>
        <w:pStyle w:val="PrformatHTML"/>
      </w:pPr>
      <w:r>
        <w:rPr>
          <w:rStyle w:val="gp"/>
        </w:rPr>
        <w:t xml:space="preserve">&gt;&gt;&gt; </w:t>
      </w:r>
      <w:r>
        <w:rPr>
          <w:rStyle w:val="k"/>
        </w:rPr>
        <w:t>while</w:t>
      </w:r>
      <w:r>
        <w:t xml:space="preserve"> </w:t>
      </w:r>
      <w:r>
        <w:rPr>
          <w:rStyle w:val="bp"/>
        </w:rPr>
        <w:t>True</w:t>
      </w:r>
      <w:r>
        <w:rPr>
          <w:rStyle w:val="p"/>
        </w:rPr>
        <w:t>:</w:t>
      </w:r>
    </w:p>
    <w:p w:rsidR="00D15E8C" w:rsidRDefault="00D15E8C" w:rsidP="00D15E8C">
      <w:pPr>
        <w:pStyle w:val="PrformatHTML"/>
      </w:pPr>
      <w:r>
        <w:rPr>
          <w:rStyle w:val="gp"/>
        </w:rPr>
        <w:t xml:space="preserve">... </w:t>
      </w:r>
      <w:r>
        <w:t xml:space="preserve">    </w:t>
      </w:r>
      <w:r>
        <w:rPr>
          <w:rStyle w:val="n"/>
        </w:rPr>
        <w:t>nombre</w:t>
      </w:r>
      <w:r>
        <w:t xml:space="preserve"> </w:t>
      </w:r>
      <w:r>
        <w:rPr>
          <w:rStyle w:val="o"/>
        </w:rPr>
        <w:t>=</w:t>
      </w:r>
      <w:r>
        <w:t xml:space="preserve"> </w:t>
      </w:r>
      <w:r>
        <w:rPr>
          <w:rStyle w:val="nb"/>
        </w:rPr>
        <w:t>input</w:t>
      </w:r>
      <w:r>
        <w:rPr>
          <w:rStyle w:val="p"/>
        </w:rPr>
        <w:t>(</w:t>
      </w:r>
      <w:r>
        <w:rPr>
          <w:rStyle w:val="s1"/>
        </w:rPr>
        <w:t>'Entrez un chiffre : '</w:t>
      </w:r>
      <w:r>
        <w:rPr>
          <w:rStyle w:val="p"/>
        </w:rPr>
        <w:t>)</w:t>
      </w:r>
    </w:p>
    <w:p w:rsidR="00D15E8C" w:rsidRDefault="00D15E8C" w:rsidP="00D15E8C">
      <w:pPr>
        <w:pStyle w:val="PrformatHTML"/>
      </w:pPr>
      <w:r>
        <w:rPr>
          <w:rStyle w:val="gp"/>
        </w:rPr>
        <w:t xml:space="preserve">... </w:t>
      </w:r>
      <w:r>
        <w:t xml:space="preserve">    </w:t>
      </w:r>
      <w:r>
        <w:rPr>
          <w:rStyle w:val="n"/>
        </w:rPr>
        <w:t>serial_port</w:t>
      </w:r>
      <w:r>
        <w:rPr>
          <w:rStyle w:val="o"/>
        </w:rPr>
        <w:t>.</w:t>
      </w:r>
      <w:r>
        <w:rPr>
          <w:rStyle w:val="n"/>
        </w:rPr>
        <w:t>write</w:t>
      </w:r>
      <w:r>
        <w:rPr>
          <w:rStyle w:val="p"/>
        </w:rPr>
        <w:t>(</w:t>
      </w:r>
      <w:r>
        <w:rPr>
          <w:rStyle w:val="n"/>
        </w:rPr>
        <w:t>nombre</w:t>
      </w:r>
      <w:r>
        <w:rPr>
          <w:rStyle w:val="o"/>
        </w:rPr>
        <w:t>.</w:t>
      </w:r>
      <w:r>
        <w:rPr>
          <w:rStyle w:val="n"/>
        </w:rPr>
        <w:t>encode</w:t>
      </w:r>
      <w:r>
        <w:rPr>
          <w:rStyle w:val="p"/>
        </w:rPr>
        <w:t>(</w:t>
      </w:r>
      <w:r>
        <w:rPr>
          <w:rStyle w:val="s1"/>
        </w:rPr>
        <w:t>'ascii'</w:t>
      </w:r>
      <w:r>
        <w:rPr>
          <w:rStyle w:val="p"/>
        </w:rPr>
        <w:t>))</w:t>
      </w:r>
    </w:p>
    <w:p w:rsidR="00D15E8C" w:rsidRDefault="00D15E8C" w:rsidP="00D15E8C">
      <w:pPr>
        <w:pStyle w:val="PrformatHTML"/>
      </w:pPr>
      <w:r>
        <w:rPr>
          <w:rStyle w:val="gp"/>
        </w:rPr>
        <w:t xml:space="preserve">... </w:t>
      </w:r>
      <w:r>
        <w:t xml:space="preserve">    </w:t>
      </w:r>
      <w:r>
        <w:rPr>
          <w:rStyle w:val="n"/>
        </w:rPr>
        <w:t>serial_port</w:t>
      </w:r>
      <w:r>
        <w:rPr>
          <w:rStyle w:val="o"/>
        </w:rPr>
        <w:t>.</w:t>
      </w:r>
      <w:r>
        <w:rPr>
          <w:rStyle w:val="n"/>
        </w:rPr>
        <w:t>readline</w:t>
      </w:r>
      <w:r>
        <w:rPr>
          <w:rStyle w:val="p"/>
        </w:rPr>
        <w:t>()</w:t>
      </w:r>
    </w:p>
    <w:p w:rsidR="00D15E8C" w:rsidRDefault="00D15E8C" w:rsidP="00D15E8C">
      <w:pPr>
        <w:pStyle w:val="PrformatHTML"/>
      </w:pPr>
      <w:r>
        <w:rPr>
          <w:rStyle w:val="gp"/>
        </w:rPr>
        <w:t>...</w:t>
      </w:r>
    </w:p>
    <w:p w:rsidR="00D15E8C" w:rsidRDefault="00D15E8C" w:rsidP="00D15E8C">
      <w:pPr>
        <w:pStyle w:val="PrformatHTML"/>
        <w:rPr>
          <w:rStyle w:val="go"/>
        </w:rPr>
      </w:pPr>
      <w:r>
        <w:rPr>
          <w:rStyle w:val="go"/>
        </w:rPr>
        <w:t>Entrez un nombre : 78</w:t>
      </w:r>
    </w:p>
    <w:p w:rsidR="00D15E8C" w:rsidRDefault="00D15E8C" w:rsidP="00D15E8C">
      <w:pPr>
        <w:pStyle w:val="PrformatHTML"/>
        <w:rPr>
          <w:rStyle w:val="go"/>
        </w:rPr>
      </w:pPr>
      <w:r>
        <w:rPr>
          <w:rStyle w:val="go"/>
        </w:rPr>
        <w:t>1</w:t>
      </w:r>
    </w:p>
    <w:p w:rsidR="00D15E8C" w:rsidRDefault="00D15E8C" w:rsidP="00D15E8C">
      <w:pPr>
        <w:pStyle w:val="PrformatHTML"/>
      </w:pPr>
      <w:r>
        <w:rPr>
          <w:rStyle w:val="go"/>
        </w:rPr>
        <w:t>b'55\r\n'</w:t>
      </w:r>
    </w:p>
    <w:p w:rsidR="00D15E8C" w:rsidRDefault="00D15E8C" w:rsidP="00D15E8C">
      <w:pPr>
        <w:pStyle w:val="NormalWeb"/>
      </w:pPr>
      <w:r>
        <w:t xml:space="preserve">Le nombre </w:t>
      </w:r>
      <w:r>
        <w:rPr>
          <w:rStyle w:val="MachinecrireHTML"/>
        </w:rPr>
        <w:t>1</w:t>
      </w:r>
      <w:r>
        <w:t xml:space="preserve"> est la valeur de retour de </w:t>
      </w:r>
      <w:r>
        <w:rPr>
          <w:rStyle w:val="MachinecrireHTML"/>
        </w:rPr>
        <w:t>serial_port.write</w:t>
      </w:r>
      <w:r>
        <w:t xml:space="preserve"> qui renvoie la longueur de la chaîne écrite.</w:t>
      </w:r>
    </w:p>
    <w:p w:rsidR="00D15E8C" w:rsidRDefault="00335053" w:rsidP="00D15E8C">
      <w:pPr>
        <w:pStyle w:val="Titre2"/>
      </w:pPr>
      <w:hyperlink r:id="rId112" w:anchor="id15" w:history="1">
        <w:bookmarkStart w:id="35" w:name="_Toc473877293"/>
        <w:r w:rsidR="00D15E8C">
          <w:rPr>
            <w:rStyle w:val="Lienhypertexte"/>
          </w:rPr>
          <w:t>Influence du nombre de bauds</w:t>
        </w:r>
        <w:bookmarkEnd w:id="35"/>
      </w:hyperlink>
    </w:p>
    <w:p w:rsidR="00D15E8C" w:rsidRDefault="00D15E8C" w:rsidP="00D15E8C">
      <w:pPr>
        <w:pStyle w:val="NormalWeb"/>
      </w:pPr>
      <w:r>
        <w:t xml:space="preserve">Comme vous avez dû le comprendre en lisant </w:t>
      </w:r>
      <w:hyperlink r:id="rId113" w:anchor="vocabulaire" w:history="1">
        <w:r>
          <w:rPr>
            <w:rStyle w:val="Lienhypertexte"/>
          </w:rPr>
          <w:t>vocabulaire</w:t>
        </w:r>
      </w:hyperlink>
      <w:r>
        <w:t xml:space="preserve">, plus le nombre de bauds est élevé, plus on peut transmettre de données dans un temps court. Nous allons illustrer ceci dans cette partie. Télécharger tout d'abord le fichier </w:t>
      </w:r>
      <w:hyperlink r:id="rId114" w:history="1">
        <w:r>
          <w:rPr>
            <w:rStyle w:val="Lienhypertexte"/>
          </w:rPr>
          <w:t>donnee.txt</w:t>
        </w:r>
      </w:hyperlink>
      <w:r>
        <w:t xml:space="preserve"> qui contient le texte à envoyer. Enregistrez de façon à pouvoir l'ouvrir facilement avec l'interpréteur python. Programmez votre arduino avec le code suivant :</w:t>
      </w:r>
    </w:p>
    <w:p w:rsidR="00D15E8C" w:rsidRDefault="00D15E8C" w:rsidP="00D15E8C">
      <w:pPr>
        <w:pStyle w:val="PrformatHTML"/>
      </w:pPr>
      <w:r>
        <w:rPr>
          <w:rStyle w:val="kt"/>
        </w:rPr>
        <w:t>void</w:t>
      </w:r>
      <w:r>
        <w:t xml:space="preserve"> </w:t>
      </w:r>
      <w:r>
        <w:rPr>
          <w:rStyle w:val="nf"/>
        </w:rPr>
        <w:t>setup</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begin</w:t>
      </w:r>
      <w:r>
        <w:rPr>
          <w:rStyle w:val="p"/>
        </w:rPr>
        <w:t>(</w:t>
      </w:r>
      <w:r>
        <w:rPr>
          <w:rStyle w:val="mi"/>
        </w:rPr>
        <w:t>117500</w:t>
      </w:r>
      <w:r>
        <w:rPr>
          <w:rStyle w:val="p"/>
        </w:rPr>
        <w:t>);</w:t>
      </w:r>
    </w:p>
    <w:p w:rsidR="00D15E8C" w:rsidRDefault="00D15E8C" w:rsidP="00D15E8C">
      <w:pPr>
        <w:pStyle w:val="PrformatHTML"/>
      </w:pPr>
      <w:r>
        <w:rPr>
          <w:rStyle w:val="p"/>
        </w:rPr>
        <w:t>}</w:t>
      </w:r>
    </w:p>
    <w:p w:rsidR="00D15E8C" w:rsidRDefault="00D15E8C" w:rsidP="00D15E8C">
      <w:pPr>
        <w:pStyle w:val="PrformatHTML"/>
      </w:pPr>
    </w:p>
    <w:p w:rsidR="00D15E8C" w:rsidRDefault="00D15E8C" w:rsidP="00D15E8C">
      <w:pPr>
        <w:pStyle w:val="PrformatHTML"/>
      </w:pPr>
      <w:r>
        <w:rPr>
          <w:rStyle w:val="kt"/>
        </w:rPr>
        <w:t>void</w:t>
      </w:r>
      <w:r>
        <w:t xml:space="preserve"> </w:t>
      </w:r>
      <w:r>
        <w:rPr>
          <w:rStyle w:val="nf"/>
        </w:rPr>
        <w:t>loop</w:t>
      </w:r>
      <w:r>
        <w:rPr>
          <w:rStyle w:val="p"/>
        </w:rPr>
        <w:t>()</w:t>
      </w:r>
      <w:r>
        <w:t xml:space="preserve"> </w:t>
      </w:r>
      <w:r>
        <w:rPr>
          <w:rStyle w:val="p"/>
        </w:rPr>
        <w:t>{</w:t>
      </w:r>
    </w:p>
    <w:p w:rsidR="00D15E8C" w:rsidRDefault="00D15E8C" w:rsidP="00D15E8C">
      <w:pPr>
        <w:pStyle w:val="PrformatHTML"/>
      </w:pPr>
      <w:r>
        <w:t xml:space="preserve">  </w:t>
      </w:r>
      <w:r>
        <w:rPr>
          <w:rStyle w:val="k"/>
        </w:rPr>
        <w:t>while</w:t>
      </w:r>
      <w:r>
        <w:t xml:space="preserve"> </w:t>
      </w:r>
      <w:r>
        <w:rPr>
          <w:rStyle w:val="p"/>
        </w:rPr>
        <w:t>(</w:t>
      </w:r>
      <w:r>
        <w:t xml:space="preserve"> </w:t>
      </w:r>
      <w:r>
        <w:rPr>
          <w:rStyle w:val="n"/>
        </w:rPr>
        <w:t>Serial</w:t>
      </w:r>
      <w:r>
        <w:rPr>
          <w:rStyle w:val="p"/>
        </w:rPr>
        <w:t>.</w:t>
      </w:r>
      <w:r>
        <w:rPr>
          <w:rStyle w:val="n"/>
        </w:rPr>
        <w:t>available</w:t>
      </w:r>
      <w:r>
        <w:rPr>
          <w:rStyle w:val="p"/>
        </w:rPr>
        <w:t>()</w:t>
      </w:r>
      <w:r>
        <w:t xml:space="preserve"> </w:t>
      </w:r>
      <w:r>
        <w:rPr>
          <w:rStyle w:val="p"/>
        </w:rPr>
        <w:t>)</w:t>
      </w:r>
      <w:r>
        <w:t xml:space="preserve"> </w:t>
      </w:r>
      <w:r>
        <w:rPr>
          <w:rStyle w:val="p"/>
        </w:rPr>
        <w:t>{</w:t>
      </w:r>
    </w:p>
    <w:p w:rsidR="00D15E8C" w:rsidRDefault="00D15E8C" w:rsidP="00D15E8C">
      <w:pPr>
        <w:pStyle w:val="PrformatHTML"/>
      </w:pPr>
      <w:r>
        <w:t xml:space="preserve">    </w:t>
      </w:r>
      <w:r>
        <w:rPr>
          <w:rStyle w:val="n"/>
        </w:rPr>
        <w:t>Serial</w:t>
      </w:r>
      <w:r>
        <w:rPr>
          <w:rStyle w:val="p"/>
        </w:rPr>
        <w:t>.</w:t>
      </w:r>
      <w:r>
        <w:rPr>
          <w:rStyle w:val="n"/>
        </w:rPr>
        <w:t>read</w:t>
      </w:r>
      <w:r>
        <w:rPr>
          <w:rStyle w:val="p"/>
        </w:rPr>
        <w:t>();</w:t>
      </w:r>
    </w:p>
    <w:p w:rsidR="00D15E8C" w:rsidRDefault="00D15E8C" w:rsidP="00D15E8C">
      <w:pPr>
        <w:pStyle w:val="PrformatHTML"/>
      </w:pPr>
      <w:r>
        <w:t xml:space="preserve">  </w:t>
      </w:r>
      <w:r>
        <w:rPr>
          <w:rStyle w:val="p"/>
        </w:rPr>
        <w:t>}</w:t>
      </w:r>
    </w:p>
    <w:p w:rsidR="00D15E8C" w:rsidRDefault="00D15E8C" w:rsidP="00D15E8C">
      <w:pPr>
        <w:pStyle w:val="PrformatHTML"/>
      </w:pPr>
      <w:r>
        <w:rPr>
          <w:rStyle w:val="p"/>
        </w:rPr>
        <w:t>}</w:t>
      </w:r>
    </w:p>
    <w:p w:rsidR="00D15E8C" w:rsidRDefault="00D15E8C" w:rsidP="00D15E8C">
      <w:pPr>
        <w:pStyle w:val="NormalWeb"/>
      </w:pPr>
      <w:r>
        <w:t>Puis dans l'interpréteur python, tapez :</w:t>
      </w:r>
    </w:p>
    <w:p w:rsidR="00D15E8C" w:rsidRDefault="00D15E8C" w:rsidP="00D15E8C">
      <w:pPr>
        <w:pStyle w:val="PrformatHTML"/>
      </w:pPr>
      <w:r>
        <w:rPr>
          <w:rStyle w:val="gp"/>
        </w:rPr>
        <w:t xml:space="preserve">&gt;&gt;&gt; </w:t>
      </w:r>
      <w:r>
        <w:rPr>
          <w:rStyle w:val="n"/>
        </w:rPr>
        <w:t>port</w:t>
      </w:r>
      <w:r>
        <w:t xml:space="preserve"> </w:t>
      </w:r>
      <w:r>
        <w:rPr>
          <w:rStyle w:val="o"/>
        </w:rPr>
        <w:t>=</w:t>
      </w:r>
      <w:r>
        <w:t xml:space="preserve"> </w:t>
      </w:r>
      <w:r>
        <w:rPr>
          <w:rStyle w:val="n"/>
        </w:rPr>
        <w:t>Serial</w:t>
      </w:r>
      <w:r>
        <w:rPr>
          <w:rStyle w:val="p"/>
        </w:rPr>
        <w:t>(</w:t>
      </w:r>
      <w:r>
        <w:rPr>
          <w:rStyle w:val="n"/>
        </w:rPr>
        <w:t>port</w:t>
      </w:r>
      <w:r>
        <w:rPr>
          <w:rStyle w:val="o"/>
        </w:rPr>
        <w:t>=</w:t>
      </w:r>
      <w:r>
        <w:rPr>
          <w:rStyle w:val="s1"/>
        </w:rPr>
        <w:t>'/dev/ttyACM0'</w:t>
      </w:r>
      <w:r>
        <w:rPr>
          <w:rStyle w:val="p"/>
        </w:rPr>
        <w:t>,</w:t>
      </w:r>
      <w:r>
        <w:t xml:space="preserve"> </w:t>
      </w:r>
      <w:r>
        <w:rPr>
          <w:rStyle w:val="n"/>
        </w:rPr>
        <w:t>baudrate</w:t>
      </w:r>
      <w:r>
        <w:rPr>
          <w:rStyle w:val="o"/>
        </w:rPr>
        <w:t>=</w:t>
      </w:r>
      <w:r>
        <w:rPr>
          <w:rStyle w:val="mi"/>
        </w:rPr>
        <w:t>117500</w:t>
      </w:r>
      <w:r>
        <w:rPr>
          <w:rStyle w:val="p"/>
        </w:rPr>
        <w:t>)</w:t>
      </w:r>
    </w:p>
    <w:p w:rsidR="00D15E8C" w:rsidRDefault="00D15E8C" w:rsidP="00D15E8C">
      <w:pPr>
        <w:pStyle w:val="PrformatHTML"/>
      </w:pPr>
      <w:r>
        <w:rPr>
          <w:rStyle w:val="gp"/>
        </w:rPr>
        <w:t xml:space="preserve">&gt;&gt;&gt; </w:t>
      </w:r>
      <w:r>
        <w:rPr>
          <w:rStyle w:val="n"/>
        </w:rPr>
        <w:t>f</w:t>
      </w:r>
      <w:r>
        <w:t xml:space="preserve"> </w:t>
      </w:r>
      <w:r>
        <w:rPr>
          <w:rStyle w:val="o"/>
        </w:rPr>
        <w:t>=</w:t>
      </w:r>
      <w:r>
        <w:t xml:space="preserve"> </w:t>
      </w:r>
      <w:r>
        <w:rPr>
          <w:rStyle w:val="nb"/>
        </w:rPr>
        <w:t>open</w:t>
      </w:r>
      <w:r>
        <w:rPr>
          <w:rStyle w:val="p"/>
        </w:rPr>
        <w:t>(</w:t>
      </w:r>
      <w:r>
        <w:rPr>
          <w:rStyle w:val="s1"/>
        </w:rPr>
        <w:t>'donnees.txt'</w:t>
      </w:r>
      <w:r>
        <w:rPr>
          <w:rStyle w:val="p"/>
        </w:rPr>
        <w:t>,</w:t>
      </w:r>
      <w:r>
        <w:t xml:space="preserve"> </w:t>
      </w:r>
      <w:r>
        <w:rPr>
          <w:rStyle w:val="s1"/>
        </w:rPr>
        <w:t>'r'</w:t>
      </w:r>
      <w:r>
        <w:rPr>
          <w:rStyle w:val="p"/>
        </w:rPr>
        <w:t>)</w:t>
      </w:r>
    </w:p>
    <w:p w:rsidR="00D15E8C" w:rsidRDefault="00D15E8C" w:rsidP="00D15E8C">
      <w:pPr>
        <w:pStyle w:val="PrformatHTML"/>
      </w:pPr>
      <w:r>
        <w:rPr>
          <w:rStyle w:val="gp"/>
        </w:rPr>
        <w:t xml:space="preserve">&gt;&gt;&gt; </w:t>
      </w:r>
      <w:r>
        <w:rPr>
          <w:rStyle w:val="n"/>
        </w:rPr>
        <w:t>data</w:t>
      </w:r>
      <w:r>
        <w:t xml:space="preserve"> </w:t>
      </w:r>
      <w:r>
        <w:rPr>
          <w:rStyle w:val="o"/>
        </w:rPr>
        <w:t>=</w:t>
      </w:r>
      <w:r>
        <w:t xml:space="preserve"> </w:t>
      </w:r>
      <w:r>
        <w:rPr>
          <w:rStyle w:val="n"/>
        </w:rPr>
        <w:t>f</w:t>
      </w:r>
      <w:r>
        <w:rPr>
          <w:rStyle w:val="o"/>
        </w:rPr>
        <w:t>.</w:t>
      </w:r>
      <w:r>
        <w:rPr>
          <w:rStyle w:val="n"/>
        </w:rPr>
        <w:t>read</w:t>
      </w:r>
      <w:r>
        <w:rPr>
          <w:rStyle w:val="p"/>
        </w:rPr>
        <w:t>()</w:t>
      </w:r>
    </w:p>
    <w:p w:rsidR="00D15E8C" w:rsidRDefault="00D15E8C" w:rsidP="00D15E8C">
      <w:pPr>
        <w:pStyle w:val="PrformatHTML"/>
      </w:pPr>
      <w:r>
        <w:rPr>
          <w:rStyle w:val="gp"/>
        </w:rPr>
        <w:lastRenderedPageBreak/>
        <w:t xml:space="preserve">&gt;&gt;&gt; </w:t>
      </w:r>
      <w:r>
        <w:rPr>
          <w:rStyle w:val="n"/>
        </w:rPr>
        <w:t>a</w:t>
      </w:r>
      <w:r>
        <w:rPr>
          <w:rStyle w:val="o"/>
        </w:rPr>
        <w:t>.</w:t>
      </w:r>
      <w:r>
        <w:rPr>
          <w:rStyle w:val="n"/>
        </w:rPr>
        <w:t>write</w:t>
      </w:r>
      <w:r>
        <w:rPr>
          <w:rStyle w:val="p"/>
        </w:rPr>
        <w:t>(</w:t>
      </w:r>
      <w:r>
        <w:rPr>
          <w:rStyle w:val="n"/>
        </w:rPr>
        <w:t>data</w:t>
      </w:r>
      <w:r>
        <w:rPr>
          <w:rStyle w:val="o"/>
        </w:rPr>
        <w:t>.</w:t>
      </w:r>
      <w:r>
        <w:rPr>
          <w:rStyle w:val="n"/>
        </w:rPr>
        <w:t>encode</w:t>
      </w:r>
      <w:r>
        <w:rPr>
          <w:rStyle w:val="p"/>
        </w:rPr>
        <w:t>(</w:t>
      </w:r>
      <w:r>
        <w:rPr>
          <w:rStyle w:val="s1"/>
        </w:rPr>
        <w:t>'ascii'</w:t>
      </w:r>
      <w:r>
        <w:rPr>
          <w:rStyle w:val="p"/>
        </w:rPr>
        <w:t>))</w:t>
      </w:r>
    </w:p>
    <w:p w:rsidR="00D15E8C" w:rsidRDefault="00D15E8C" w:rsidP="00D15E8C">
      <w:pPr>
        <w:pStyle w:val="NormalWeb"/>
      </w:pPr>
      <w:r>
        <w:t xml:space="preserve">L'interpréteur devrait répondre rapidement </w:t>
      </w:r>
      <w:r>
        <w:rPr>
          <w:rStyle w:val="MachinecrireHTML"/>
        </w:rPr>
        <w:t>8000</w:t>
      </w:r>
      <w:r>
        <w:t xml:space="preserve">. Remplacez maintenant </w:t>
      </w:r>
      <w:r>
        <w:rPr>
          <w:rStyle w:val="MachinecrireHTML"/>
        </w:rPr>
        <w:t>117500</w:t>
      </w:r>
      <w:r>
        <w:t xml:space="preserve"> par </w:t>
      </w:r>
      <w:r>
        <w:rPr>
          <w:rStyle w:val="MachinecrireHTML"/>
        </w:rPr>
        <w:t>4800</w:t>
      </w:r>
      <w:r>
        <w:t xml:space="preserve"> dans les deux codes. C'est </w:t>
      </w:r>
      <w:r>
        <w:rPr>
          <w:rStyle w:val="lev"/>
        </w:rPr>
        <w:t>beaucoup</w:t>
      </w:r>
      <w:r>
        <w:t xml:space="preserve"> plus long, non ?</w:t>
      </w:r>
    </w:p>
    <w:p w:rsidR="00D15E8C" w:rsidRDefault="00D15E8C" w:rsidP="00D15E8C">
      <w:pPr>
        <w:pStyle w:val="NormalWeb"/>
      </w:pPr>
      <w:r>
        <w:t>Le principal est d'utiliser la bonne vitesse de transmission pour son application. Avec une grande vitesse, vous transmettez plus d'informations mais cela peut poser des problèmes sur les grandes distances. À vous de tester et de choisir la bonne, sachant qu'en général sur des cas simples, 9600 Bd est suffisant.</w:t>
      </w:r>
    </w:p>
    <w:p w:rsidR="00D15E8C" w:rsidRDefault="00335053" w:rsidP="00D15E8C">
      <w:pPr>
        <w:pStyle w:val="Titre2"/>
      </w:pPr>
      <w:hyperlink r:id="rId115" w:anchor="id16" w:history="1">
        <w:bookmarkStart w:id="36" w:name="_Toc473877294"/>
        <w:r w:rsidR="00D15E8C">
          <w:rPr>
            <w:rStyle w:val="Lienhypertexte"/>
          </w:rPr>
          <w:t>Conclusion</w:t>
        </w:r>
        <w:bookmarkEnd w:id="36"/>
      </w:hyperlink>
    </w:p>
    <w:p w:rsidR="00D15E8C" w:rsidRDefault="00D15E8C" w:rsidP="00D15E8C">
      <w:pPr>
        <w:pStyle w:val="NormalWeb"/>
      </w:pPr>
      <w:r>
        <w:t xml:space="preserve">À partir de ces informations, vous devriez pouvoir faire ce que vous voulez tant que ce n'est pas trop compliqué. Je publierais sûrement d'ici quelques temps un tuto plus complet sur pyserial. En attendant, vous pouvez aller consulter la </w:t>
      </w:r>
      <w:hyperlink r:id="rId116" w:history="1">
        <w:r>
          <w:rPr>
            <w:rStyle w:val="Lienhypertexte"/>
          </w:rPr>
          <w:t>documentation</w:t>
        </w:r>
      </w:hyperlink>
      <w:r>
        <w:t>.</w:t>
      </w:r>
    </w:p>
    <w:p w:rsidR="00D15E8C" w:rsidRDefault="00335053" w:rsidP="00D15E8C">
      <w:pPr>
        <w:pStyle w:val="Titre3"/>
      </w:pPr>
      <w:hyperlink r:id="rId117" w:anchor="id17" w:history="1">
        <w:bookmarkStart w:id="37" w:name="_Toc473877295"/>
        <w:r w:rsidR="00D15E8C">
          <w:rPr>
            <w:rStyle w:val="Lienhypertexte"/>
          </w:rPr>
          <w:t>En résumé</w:t>
        </w:r>
        <w:bookmarkEnd w:id="37"/>
      </w:hyperlink>
    </w:p>
    <w:p w:rsidR="00D15E8C" w:rsidRDefault="00D15E8C" w:rsidP="00D15E8C">
      <w:pPr>
        <w:numPr>
          <w:ilvl w:val="0"/>
          <w:numId w:val="18"/>
        </w:numPr>
        <w:spacing w:before="100" w:beforeAutospacing="1" w:after="100" w:afterAutospacing="1" w:line="240" w:lineRule="auto"/>
      </w:pPr>
      <w:r>
        <w:t>Choisir la bonne vitesse de communication.</w:t>
      </w:r>
    </w:p>
    <w:p w:rsidR="00D15E8C" w:rsidRDefault="00D15E8C" w:rsidP="00D15E8C">
      <w:pPr>
        <w:numPr>
          <w:ilvl w:val="0"/>
          <w:numId w:val="18"/>
        </w:numPr>
        <w:spacing w:before="100" w:beforeAutospacing="1" w:after="100" w:afterAutospacing="1" w:line="240" w:lineRule="auto"/>
      </w:pPr>
      <w:r>
        <w:t>Que les deux programmes qui communiquent le fasse à la même vitesse.</w:t>
      </w:r>
    </w:p>
    <w:p w:rsidR="00D15E8C" w:rsidRDefault="00D15E8C" w:rsidP="00D15E8C">
      <w:pPr>
        <w:numPr>
          <w:ilvl w:val="0"/>
          <w:numId w:val="18"/>
        </w:numPr>
        <w:spacing w:before="100" w:beforeAutospacing="1" w:after="100" w:afterAutospacing="1" w:line="240" w:lineRule="auto"/>
      </w:pPr>
      <w:r>
        <w:t>Se souvenir que l'arduino lit les données en code ascii.</w:t>
      </w:r>
    </w:p>
    <w:p w:rsidR="00D15E8C" w:rsidRDefault="00D15E8C" w:rsidP="00D15E8C">
      <w:pPr>
        <w:numPr>
          <w:ilvl w:val="0"/>
          <w:numId w:val="18"/>
        </w:numPr>
        <w:spacing w:before="100" w:beforeAutospacing="1" w:after="100" w:afterAutospacing="1" w:line="240" w:lineRule="auto"/>
      </w:pPr>
      <w:r>
        <w:t>Ne pas désespérer si ça ne fonctionne pas.</w:t>
      </w:r>
    </w:p>
    <w:p w:rsidR="00D15E8C" w:rsidRDefault="00335053" w:rsidP="00D15E8C">
      <w:pPr>
        <w:pStyle w:val="Titre2"/>
      </w:pPr>
      <w:hyperlink r:id="rId118" w:anchor="id18" w:history="1">
        <w:bookmarkStart w:id="38" w:name="_Toc473877296"/>
        <w:r w:rsidR="00D15E8C">
          <w:rPr>
            <w:rStyle w:val="Lienhypertexte"/>
          </w:rPr>
          <w:t>Quelques problèmes fréquents</w:t>
        </w:r>
        <w:bookmarkEnd w:id="38"/>
      </w:hyperlink>
    </w:p>
    <w:p w:rsidR="00D15E8C" w:rsidRDefault="00335053" w:rsidP="00D15E8C">
      <w:pPr>
        <w:pStyle w:val="Titre3"/>
      </w:pPr>
      <w:hyperlink r:id="rId119" w:anchor="id19" w:history="1">
        <w:bookmarkStart w:id="39" w:name="_Toc473877297"/>
        <w:r w:rsidR="00D15E8C">
          <w:rPr>
            <w:rStyle w:val="Lienhypertexte"/>
          </w:rPr>
          <w:t>Problème de téléchargement</w:t>
        </w:r>
        <w:bookmarkEnd w:id="39"/>
      </w:hyperlink>
    </w:p>
    <w:p w:rsidR="00D15E8C" w:rsidRDefault="00D15E8C" w:rsidP="00D15E8C">
      <w:pPr>
        <w:pStyle w:val="NormalWeb"/>
      </w:pPr>
      <w:r>
        <w:t>Ils sont malheureusement courants et je n'ai pas de méthode miracle pour les régler. Vous pouvez :</w:t>
      </w:r>
    </w:p>
    <w:p w:rsidR="00D15E8C" w:rsidRDefault="00D15E8C" w:rsidP="00D15E8C">
      <w:pPr>
        <w:numPr>
          <w:ilvl w:val="0"/>
          <w:numId w:val="19"/>
        </w:numPr>
        <w:spacing w:before="100" w:beforeAutospacing="1" w:after="100" w:afterAutospacing="1" w:line="240" w:lineRule="auto"/>
      </w:pPr>
      <w:r>
        <w:t>Vérifiez le port de communication</w:t>
      </w:r>
    </w:p>
    <w:p w:rsidR="00D15E8C" w:rsidRDefault="00D15E8C" w:rsidP="00D15E8C">
      <w:pPr>
        <w:numPr>
          <w:ilvl w:val="0"/>
          <w:numId w:val="19"/>
        </w:numPr>
        <w:spacing w:before="100" w:beforeAutospacing="1" w:after="100" w:afterAutospacing="1" w:line="240" w:lineRule="auto"/>
      </w:pPr>
      <w:r>
        <w:t>Débranchez/Re-branchez la carte</w:t>
      </w:r>
    </w:p>
    <w:p w:rsidR="00D15E8C" w:rsidRDefault="00D15E8C" w:rsidP="00D15E8C">
      <w:pPr>
        <w:numPr>
          <w:ilvl w:val="0"/>
          <w:numId w:val="19"/>
        </w:numPr>
        <w:spacing w:before="100" w:beforeAutospacing="1" w:after="100" w:afterAutospacing="1" w:line="240" w:lineRule="auto"/>
      </w:pPr>
      <w:r>
        <w:t>Relancez l'éditeur</w:t>
      </w:r>
    </w:p>
    <w:p w:rsidR="00D15E8C" w:rsidRDefault="00335053" w:rsidP="00D15E8C">
      <w:pPr>
        <w:pStyle w:val="Titre3"/>
      </w:pPr>
      <w:hyperlink r:id="rId120" w:anchor="id20" w:history="1">
        <w:bookmarkStart w:id="40" w:name="_Toc473877298"/>
        <w:r w:rsidR="00D15E8C">
          <w:rPr>
            <w:rStyle w:val="Lienhypertexte"/>
          </w:rPr>
          <w:t>Lecture de données de taille indéterminées</w:t>
        </w:r>
        <w:bookmarkEnd w:id="40"/>
      </w:hyperlink>
    </w:p>
    <w:p w:rsidR="00D15E8C" w:rsidRDefault="00D15E8C" w:rsidP="00D15E8C">
      <w:pPr>
        <w:pStyle w:val="NormalWeb"/>
      </w:pPr>
      <w:r>
        <w:t>Lors de tous nos tests de lecture, nous avons utilisé soit des int soit des tableaux de taille fixe de int. Vous ne pouvez pas lire des données de taille indéterminée avec la arduino. Par exemple, faire :</w:t>
      </w:r>
    </w:p>
    <w:p w:rsidR="00D15E8C" w:rsidRDefault="00D15E8C" w:rsidP="00D15E8C">
      <w:pPr>
        <w:pStyle w:val="PrformatHTML"/>
      </w:pPr>
      <w:r>
        <w:rPr>
          <w:rStyle w:val="n"/>
        </w:rPr>
        <w:t>String</w:t>
      </w:r>
      <w:r>
        <w:t xml:space="preserve"> </w:t>
      </w:r>
      <w:r>
        <w:rPr>
          <w:rStyle w:val="n"/>
        </w:rPr>
        <w:t>data</w:t>
      </w:r>
      <w:r>
        <w:t xml:space="preserve"> </w:t>
      </w:r>
      <w:r>
        <w:rPr>
          <w:rStyle w:val="o"/>
        </w:rPr>
        <w:t>=</w:t>
      </w:r>
      <w:r>
        <w:t xml:space="preserve"> </w:t>
      </w:r>
      <w:r>
        <w:rPr>
          <w:rStyle w:val="n"/>
        </w:rPr>
        <w:t>Serial</w:t>
      </w:r>
      <w:r>
        <w:rPr>
          <w:rStyle w:val="p"/>
        </w:rPr>
        <w:t>.</w:t>
      </w:r>
      <w:r>
        <w:rPr>
          <w:rStyle w:val="n"/>
        </w:rPr>
        <w:t>read</w:t>
      </w:r>
      <w:r>
        <w:rPr>
          <w:rStyle w:val="p"/>
        </w:rPr>
        <w:t>();</w:t>
      </w:r>
    </w:p>
    <w:p w:rsidR="00D15E8C" w:rsidRDefault="00D15E8C" w:rsidP="00D15E8C">
      <w:pPr>
        <w:pStyle w:val="NormalWeb"/>
      </w:pPr>
      <w:r>
        <w:t xml:space="preserve">En effet, contrairement à votre ordinateur qui a </w:t>
      </w:r>
      <w:r>
        <w:rPr>
          <w:rStyle w:val="Accentuation"/>
        </w:rPr>
        <w:t>beaucoup</w:t>
      </w:r>
      <w:r>
        <w:t xml:space="preserve"> de mémoire, une arduino est beaucoup plus limitée : pas plus de quelques kilos octets. La lecture de données sous cette forme empêche le compilateur de connaître la taille nécessaire pour la donnée et va donc refuser de compiler le code.</w:t>
      </w:r>
    </w:p>
    <w:p w:rsidR="00D15E8C" w:rsidRDefault="00D15E8C" w:rsidP="00D15E8C">
      <w:pPr>
        <w:pStyle w:val="NormalWeb"/>
      </w:pPr>
      <w:r>
        <w:t xml:space="preserve">Dans tous les cas, souvenez-vous que la mémoire est </w:t>
      </w:r>
      <w:r>
        <w:rPr>
          <w:rStyle w:val="Accentuation"/>
        </w:rPr>
        <w:t>très</w:t>
      </w:r>
      <w:r>
        <w:t xml:space="preserve"> limitée et que vous ne pourrez donc pas tout traiter.</w:t>
      </w:r>
    </w:p>
    <w:p w:rsidR="00D15E8C" w:rsidRDefault="00335053" w:rsidP="00D15E8C">
      <w:pPr>
        <w:pStyle w:val="Titre2"/>
      </w:pPr>
      <w:hyperlink r:id="rId121" w:anchor="id21" w:history="1">
        <w:bookmarkStart w:id="41" w:name="_Toc473877299"/>
        <w:r w:rsidR="00D15E8C">
          <w:rPr>
            <w:rStyle w:val="Lienhypertexte"/>
          </w:rPr>
          <w:t>Téléchargements</w:t>
        </w:r>
        <w:bookmarkEnd w:id="41"/>
      </w:hyperlink>
    </w:p>
    <w:p w:rsidR="00D15E8C" w:rsidRDefault="00D15E8C" w:rsidP="00D15E8C">
      <w:pPr>
        <w:pStyle w:val="NormalWeb"/>
      </w:pPr>
      <w:r>
        <w:t xml:space="preserve">Tout est sous licence </w:t>
      </w:r>
      <w:hyperlink r:id="rId122" w:history="1">
        <w:r>
          <w:rPr>
            <w:rStyle w:val="Lienhypertexte"/>
          </w:rPr>
          <w:t>Apache v2</w:t>
        </w:r>
      </w:hyperlink>
      <w:r>
        <w:t>.</w:t>
      </w:r>
    </w:p>
    <w:p w:rsidR="00D15E8C" w:rsidRDefault="00335053" w:rsidP="00D15E8C">
      <w:pPr>
        <w:numPr>
          <w:ilvl w:val="0"/>
          <w:numId w:val="20"/>
        </w:numPr>
        <w:spacing w:before="100" w:beforeAutospacing="1" w:after="100" w:afterAutospacing="1" w:line="240" w:lineRule="auto"/>
      </w:pPr>
      <w:hyperlink r:id="rId123" w:history="1">
        <w:r w:rsidR="00D15E8C">
          <w:rPr>
            <w:rStyle w:val="Lienhypertexte"/>
          </w:rPr>
          <w:t>serial_port_com.ino</w:t>
        </w:r>
      </w:hyperlink>
    </w:p>
    <w:p w:rsidR="00D15E8C" w:rsidRDefault="00335053" w:rsidP="00D15E8C">
      <w:pPr>
        <w:numPr>
          <w:ilvl w:val="0"/>
          <w:numId w:val="20"/>
        </w:numPr>
        <w:spacing w:before="100" w:beforeAutospacing="1" w:after="100" w:afterAutospacing="1" w:line="240" w:lineRule="auto"/>
      </w:pPr>
      <w:hyperlink r:id="rId124" w:history="1">
        <w:r w:rsidR="00D15E8C">
          <w:rPr>
            <w:rStyle w:val="Lienhypertexte"/>
          </w:rPr>
          <w:t>lire_entier.ino</w:t>
        </w:r>
      </w:hyperlink>
    </w:p>
    <w:p w:rsidR="00D15E8C" w:rsidRDefault="00335053" w:rsidP="00D15E8C">
      <w:pPr>
        <w:numPr>
          <w:ilvl w:val="0"/>
          <w:numId w:val="20"/>
        </w:numPr>
        <w:spacing w:before="100" w:beforeAutospacing="1" w:after="100" w:afterAutospacing="1" w:line="240" w:lineRule="auto"/>
      </w:pPr>
      <w:hyperlink r:id="rId125" w:history="1">
        <w:r w:rsidR="00D15E8C">
          <w:rPr>
            <w:rStyle w:val="Lienhypertexte"/>
          </w:rPr>
          <w:t>echo.ino</w:t>
        </w:r>
      </w:hyperlink>
    </w:p>
    <w:p w:rsidR="00D15E8C" w:rsidRDefault="00335053" w:rsidP="00D15E8C">
      <w:pPr>
        <w:numPr>
          <w:ilvl w:val="0"/>
          <w:numId w:val="20"/>
        </w:numPr>
        <w:spacing w:before="100" w:beforeAutospacing="1" w:after="100" w:afterAutospacing="1" w:line="240" w:lineRule="auto"/>
      </w:pPr>
      <w:hyperlink r:id="rId126" w:history="1">
        <w:r w:rsidR="00D15E8C">
          <w:rPr>
            <w:rStyle w:val="Lienhypertexte"/>
          </w:rPr>
          <w:t>maths.ino</w:t>
        </w:r>
      </w:hyperlink>
    </w:p>
    <w:p w:rsidR="00D15E8C" w:rsidRDefault="00335053" w:rsidP="00D15E8C">
      <w:pPr>
        <w:numPr>
          <w:ilvl w:val="0"/>
          <w:numId w:val="20"/>
        </w:numPr>
        <w:spacing w:before="100" w:beforeAutospacing="1" w:after="100" w:afterAutospacing="1" w:line="240" w:lineRule="auto"/>
      </w:pPr>
      <w:hyperlink r:id="rId127" w:history="1">
        <w:r w:rsidR="00D15E8C">
          <w:rPr>
            <w:rStyle w:val="Lienhypertexte"/>
          </w:rPr>
          <w:t>baud.ino</w:t>
        </w:r>
      </w:hyperlink>
    </w:p>
    <w:p w:rsidR="00D15E8C" w:rsidRDefault="00D15E8C" w:rsidP="00D15E8C">
      <w:pPr>
        <w:pStyle w:val="NormalWeb"/>
      </w:pPr>
      <w:r>
        <w:t xml:space="preserve">L'archive avec tous les codes : </w:t>
      </w:r>
      <w:hyperlink r:id="rId128" w:history="1">
        <w:r>
          <w:rPr>
            <w:rStyle w:val="Lienhypertexte"/>
          </w:rPr>
          <w:t>codes.zip</w:t>
        </w:r>
      </w:hyperlink>
    </w:p>
    <w:p w:rsidR="00D15E8C" w:rsidRDefault="00D15E8C" w:rsidP="00A23F60">
      <w:pPr>
        <w:pStyle w:val="Sansinterligne"/>
      </w:pPr>
    </w:p>
    <w:p w:rsidR="00D261B3" w:rsidRDefault="00D261B3">
      <w:r>
        <w:br w:type="page"/>
      </w:r>
    </w:p>
    <w:p w:rsidR="00AF6E09" w:rsidRDefault="00AF6E09" w:rsidP="00A23F60">
      <w:pPr>
        <w:pStyle w:val="Sansinterligne"/>
      </w:pPr>
    </w:p>
    <w:p w:rsidR="007564D2" w:rsidRDefault="007564D2" w:rsidP="007564D2">
      <w:pPr>
        <w:pStyle w:val="Titre1"/>
      </w:pPr>
      <w:bookmarkStart w:id="42" w:name="_Toc473877300"/>
      <w:r>
        <w:t>Shield Sparkfun RS232 v2 DEV-13029</w:t>
      </w:r>
      <w:bookmarkEnd w:id="42"/>
    </w:p>
    <w:p w:rsidR="007564D2" w:rsidRDefault="007564D2" w:rsidP="00A23F60">
      <w:pPr>
        <w:pStyle w:val="Sansinterligne"/>
      </w:pPr>
    </w:p>
    <w:p w:rsidR="00D261B3" w:rsidRDefault="00335053" w:rsidP="00A23F60">
      <w:pPr>
        <w:pStyle w:val="Sansinterligne"/>
      </w:pPr>
      <w:hyperlink r:id="rId129" w:history="1">
        <w:r w:rsidR="00D261B3" w:rsidRPr="0011349A">
          <w:rPr>
            <w:rStyle w:val="Lienhypertexte"/>
          </w:rPr>
          <w:t>https://www.sparkfun.com/products/13029</w:t>
        </w:r>
      </w:hyperlink>
      <w:r w:rsidR="00D261B3">
        <w:t xml:space="preserve"> </w:t>
      </w:r>
    </w:p>
    <w:p w:rsidR="00D261B3" w:rsidRDefault="00D261B3" w:rsidP="00A23F60">
      <w:pPr>
        <w:pStyle w:val="Sansinterligne"/>
      </w:pPr>
    </w:p>
    <w:p w:rsidR="00D261B3" w:rsidRDefault="00D261B3" w:rsidP="00D261B3">
      <w:r>
        <w:rPr>
          <w:noProof/>
          <w:lang w:eastAsia="fr-FR"/>
        </w:rPr>
        <w:drawing>
          <wp:inline distT="0" distB="0" distL="0" distR="0">
            <wp:extent cx="5716905" cy="5716905"/>
            <wp:effectExtent l="0" t="0" r="0" b="0"/>
            <wp:docPr id="40" name="Image 40" descr="RS232 Shield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S232 Shield V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D261B3" w:rsidRDefault="00D261B3" w:rsidP="007564D2">
      <w:r>
        <w:rPr>
          <w:rStyle w:val="price"/>
        </w:rPr>
        <w:t>$11.95</w:t>
      </w:r>
      <w:r>
        <w:t xml:space="preserve"> </w:t>
      </w:r>
    </w:p>
    <w:p w:rsidR="00D261B3" w:rsidRPr="00D261B3" w:rsidRDefault="00D261B3" w:rsidP="00D261B3">
      <w:pPr>
        <w:pStyle w:val="NormalWeb"/>
        <w:rPr>
          <w:sz w:val="20"/>
        </w:rPr>
      </w:pPr>
      <w:r>
        <w:rPr>
          <w:rStyle w:val="lev"/>
        </w:rPr>
        <w:t>Description:</w:t>
      </w:r>
      <w:r>
        <w:t xml:space="preserve"> </w:t>
      </w:r>
      <w:r w:rsidRPr="00D261B3">
        <w:rPr>
          <w:sz w:val="20"/>
        </w:rPr>
        <w:t>As you know, the Arduino micro controller only has a USB port and a TTL UART interface, so if you need an RS232 port directly connected to your Arduino, look no further than the RS232 Shield.</w:t>
      </w:r>
    </w:p>
    <w:p w:rsidR="00D261B3" w:rsidRPr="00D261B3" w:rsidRDefault="00D261B3" w:rsidP="00D261B3">
      <w:pPr>
        <w:pStyle w:val="NormalWeb"/>
        <w:rPr>
          <w:sz w:val="20"/>
        </w:rPr>
      </w:pPr>
      <w:r w:rsidRPr="00D261B3">
        <w:rPr>
          <w:sz w:val="20"/>
        </w:rPr>
        <w:t>The RS232 serial port used to be the standard connection for most peripheral ports on PCs, but now the port is primarily used on industrial equipment and automation prototyping, with the RS232 Shield and its DB9 connector, you can now easily access those elements straight from your Arduino.</w:t>
      </w:r>
    </w:p>
    <w:p w:rsidR="00D261B3" w:rsidRDefault="00D261B3" w:rsidP="00D261B3">
      <w:pPr>
        <w:pStyle w:val="NormalWeb"/>
      </w:pPr>
      <w:r w:rsidRPr="00D261B3">
        <w:rPr>
          <w:sz w:val="20"/>
        </w:rPr>
        <w:lastRenderedPageBreak/>
        <w:t>This rev of the RS232 Shield provides you with the option to choose between two pins from an Arduino (D0 to D7) as software serial ports to communicate with RS232 Shield. Also headers are included with this shield but will need to be soldered on by the end user.</w:t>
      </w:r>
    </w:p>
    <w:p w:rsidR="00D261B3" w:rsidRDefault="00D261B3" w:rsidP="00D261B3">
      <w:pPr>
        <w:pStyle w:val="NormalWeb"/>
      </w:pPr>
      <w:r>
        <w:rPr>
          <w:rStyle w:val="lev"/>
        </w:rPr>
        <w:t>Documents:</w:t>
      </w:r>
    </w:p>
    <w:p w:rsidR="00D261B3" w:rsidRDefault="00335053" w:rsidP="00D261B3">
      <w:pPr>
        <w:numPr>
          <w:ilvl w:val="0"/>
          <w:numId w:val="23"/>
        </w:numPr>
        <w:spacing w:before="100" w:beforeAutospacing="1" w:after="100" w:afterAutospacing="1" w:line="240" w:lineRule="auto"/>
      </w:pPr>
      <w:hyperlink r:id="rId131" w:history="1">
        <w:r w:rsidR="00D261B3">
          <w:rPr>
            <w:rStyle w:val="Lienhypertexte"/>
          </w:rPr>
          <w:t>Schematics</w:t>
        </w:r>
      </w:hyperlink>
    </w:p>
    <w:p w:rsidR="00D261B3" w:rsidRDefault="00335053" w:rsidP="00D261B3">
      <w:pPr>
        <w:numPr>
          <w:ilvl w:val="0"/>
          <w:numId w:val="23"/>
        </w:numPr>
        <w:spacing w:before="100" w:beforeAutospacing="1" w:after="100" w:afterAutospacing="1" w:line="240" w:lineRule="auto"/>
      </w:pPr>
      <w:hyperlink r:id="rId132" w:history="1">
        <w:r w:rsidR="00D261B3">
          <w:rPr>
            <w:rStyle w:val="Lienhypertexte"/>
          </w:rPr>
          <w:t>Datasheet</w:t>
        </w:r>
      </w:hyperlink>
      <w:r w:rsidR="00D261B3">
        <w:t xml:space="preserve"> (MAX232)</w:t>
      </w:r>
    </w:p>
    <w:p w:rsidR="00D261B3" w:rsidRDefault="00335053" w:rsidP="00D261B3">
      <w:pPr>
        <w:numPr>
          <w:ilvl w:val="0"/>
          <w:numId w:val="23"/>
        </w:numPr>
        <w:spacing w:before="100" w:beforeAutospacing="1" w:after="100" w:afterAutospacing="1" w:line="240" w:lineRule="auto"/>
      </w:pPr>
      <w:hyperlink r:id="rId133" w:history="1">
        <w:r w:rsidR="00D261B3">
          <w:rPr>
            <w:rStyle w:val="Lienhypertexte"/>
          </w:rPr>
          <w:t>Product Wiki</w:t>
        </w:r>
      </w:hyperlink>
    </w:p>
    <w:p w:rsidR="00A23F60" w:rsidRDefault="00A23F60" w:rsidP="00A23F60">
      <w:pPr>
        <w:pStyle w:val="Sansinterligne"/>
      </w:pPr>
    </w:p>
    <w:p w:rsidR="00F7228C" w:rsidRDefault="00F7228C">
      <w:r>
        <w:br w:type="page"/>
      </w:r>
    </w:p>
    <w:p w:rsidR="00F7228C" w:rsidRDefault="00F7228C" w:rsidP="00F7228C">
      <w:pPr>
        <w:pStyle w:val="Titre1"/>
      </w:pPr>
      <w:bookmarkStart w:id="43" w:name="_Toc473877301"/>
      <w:r>
        <w:lastRenderedPageBreak/>
        <w:t>RS-232 (by Arduino.cc)</w:t>
      </w:r>
      <w:bookmarkEnd w:id="43"/>
    </w:p>
    <w:p w:rsidR="00A23F60" w:rsidRDefault="00A23F60" w:rsidP="00A23F60">
      <w:pPr>
        <w:pStyle w:val="Sansinterligne"/>
      </w:pPr>
    </w:p>
    <w:p w:rsidR="00F7228C" w:rsidRDefault="00F7228C" w:rsidP="00A23F60">
      <w:pPr>
        <w:pStyle w:val="Sansinterligne"/>
      </w:pPr>
    </w:p>
    <w:p w:rsidR="00F7228C" w:rsidRDefault="00335053" w:rsidP="00A23F60">
      <w:pPr>
        <w:pStyle w:val="Sansinterligne"/>
      </w:pPr>
      <w:hyperlink r:id="rId134" w:history="1">
        <w:r w:rsidR="00F7228C" w:rsidRPr="00E942A3">
          <w:rPr>
            <w:rStyle w:val="Lienhypertexte"/>
          </w:rPr>
          <w:t>https://www.arduino.cc/en/Tutorial/ArduinoSoftwareRS232</w:t>
        </w:r>
      </w:hyperlink>
      <w:r w:rsidR="00F7228C">
        <w:t xml:space="preserve"> </w:t>
      </w:r>
    </w:p>
    <w:p w:rsidR="00A23F60" w:rsidRDefault="00A23F60" w:rsidP="00A23F60">
      <w:pPr>
        <w:pStyle w:val="Sansinterligne"/>
      </w:pPr>
    </w:p>
    <w:p w:rsidR="00F7228C" w:rsidRDefault="00F7228C" w:rsidP="00F7228C">
      <w:pPr>
        <w:pStyle w:val="NormalWeb"/>
      </w:pPr>
      <w:r>
        <w:t xml:space="preserve">In this tutorial you will learn how to communicate with a computer using a </w:t>
      </w:r>
      <w:r>
        <w:rPr>
          <w:rStyle w:val="wikiword"/>
        </w:rPr>
        <w:t>MAX3323</w:t>
      </w:r>
      <w:r>
        <w:t xml:space="preserve"> single channel RS-232 driver/receiver and a software serial connection on the Arduino. A general purpose software serial tutorial can be found </w:t>
      </w:r>
      <w:hyperlink r:id="rId135" w:history="1">
        <w:r>
          <w:rPr>
            <w:rStyle w:val="Lienhypertexte"/>
          </w:rPr>
          <w:t>here</w:t>
        </w:r>
      </w:hyperlink>
      <w:r>
        <w:t xml:space="preserve">. </w:t>
      </w:r>
    </w:p>
    <w:p w:rsidR="00F7228C" w:rsidRDefault="00F7228C" w:rsidP="00F7228C">
      <w:pPr>
        <w:pStyle w:val="NormalWeb"/>
      </w:pPr>
      <w:r>
        <w:t xml:space="preserve">Materials needed: </w:t>
      </w:r>
    </w:p>
    <w:p w:rsidR="00F7228C" w:rsidRDefault="00F7228C" w:rsidP="00F7228C">
      <w:pPr>
        <w:numPr>
          <w:ilvl w:val="0"/>
          <w:numId w:val="24"/>
        </w:numPr>
        <w:spacing w:before="100" w:beforeAutospacing="1" w:after="100" w:afterAutospacing="1" w:line="240" w:lineRule="auto"/>
      </w:pPr>
      <w:r>
        <w:t xml:space="preserve">Computer with a terminal program installed (ie. </w:t>
      </w:r>
      <w:r>
        <w:rPr>
          <w:rStyle w:val="wikiword"/>
        </w:rPr>
        <w:t>HyperTerminal</w:t>
      </w:r>
      <w:r>
        <w:t xml:space="preserve"> or </w:t>
      </w:r>
      <w:r>
        <w:rPr>
          <w:rStyle w:val="wikiword"/>
        </w:rPr>
        <w:t>RealTerm</w:t>
      </w:r>
      <w:r>
        <w:t xml:space="preserve"> on the PC, Zterm on Mac) </w:t>
      </w:r>
    </w:p>
    <w:p w:rsidR="00F7228C" w:rsidRDefault="00F7228C" w:rsidP="00F7228C">
      <w:pPr>
        <w:numPr>
          <w:ilvl w:val="0"/>
          <w:numId w:val="24"/>
        </w:numPr>
        <w:spacing w:before="100" w:beforeAutospacing="1" w:after="100" w:afterAutospacing="1" w:line="240" w:lineRule="auto"/>
      </w:pPr>
      <w:r>
        <w:t xml:space="preserve">Serial-Breadboard cable </w:t>
      </w:r>
    </w:p>
    <w:p w:rsidR="00F7228C" w:rsidRDefault="00F7228C" w:rsidP="00F7228C">
      <w:pPr>
        <w:numPr>
          <w:ilvl w:val="0"/>
          <w:numId w:val="24"/>
        </w:numPr>
        <w:spacing w:before="100" w:beforeAutospacing="1" w:after="100" w:afterAutospacing="1" w:line="240" w:lineRule="auto"/>
      </w:pPr>
      <w:r>
        <w:rPr>
          <w:rStyle w:val="wikiword"/>
        </w:rPr>
        <w:t>MAX3323</w:t>
      </w:r>
      <w:r>
        <w:t xml:space="preserve"> chip (or similar) </w:t>
      </w:r>
    </w:p>
    <w:p w:rsidR="00F7228C" w:rsidRDefault="00F7228C" w:rsidP="00F7228C">
      <w:pPr>
        <w:numPr>
          <w:ilvl w:val="0"/>
          <w:numId w:val="24"/>
        </w:numPr>
        <w:spacing w:before="100" w:beforeAutospacing="1" w:after="100" w:afterAutospacing="1" w:line="240" w:lineRule="auto"/>
      </w:pPr>
      <w:r>
        <w:t xml:space="preserve">4 1uf capacitors </w:t>
      </w:r>
    </w:p>
    <w:p w:rsidR="00F7228C" w:rsidRDefault="00F7228C" w:rsidP="00F7228C">
      <w:pPr>
        <w:numPr>
          <w:ilvl w:val="0"/>
          <w:numId w:val="24"/>
        </w:numPr>
        <w:spacing w:before="100" w:beforeAutospacing="1" w:after="100" w:afterAutospacing="1" w:line="240" w:lineRule="auto"/>
      </w:pPr>
      <w:r>
        <w:t xml:space="preserve">Solderless breadboard </w:t>
      </w:r>
    </w:p>
    <w:p w:rsidR="00F7228C" w:rsidRDefault="00F7228C" w:rsidP="00F7228C">
      <w:pPr>
        <w:numPr>
          <w:ilvl w:val="0"/>
          <w:numId w:val="24"/>
        </w:numPr>
        <w:spacing w:before="100" w:beforeAutospacing="1" w:after="100" w:afterAutospacing="1" w:line="240" w:lineRule="auto"/>
      </w:pPr>
      <w:r>
        <w:t xml:space="preserve">Hookup wire </w:t>
      </w:r>
    </w:p>
    <w:p w:rsidR="00F7228C" w:rsidRDefault="00F7228C" w:rsidP="00F7228C">
      <w:pPr>
        <w:numPr>
          <w:ilvl w:val="0"/>
          <w:numId w:val="24"/>
        </w:numPr>
        <w:spacing w:before="100" w:beforeAutospacing="1" w:after="100" w:afterAutospacing="1" w:line="240" w:lineRule="auto"/>
      </w:pPr>
      <w:r>
        <w:t xml:space="preserve">Arduino Microcontroller Module </w:t>
      </w:r>
    </w:p>
    <w:p w:rsidR="00F7228C" w:rsidRDefault="00F7228C" w:rsidP="00F7228C">
      <w:pPr>
        <w:numPr>
          <w:ilvl w:val="0"/>
          <w:numId w:val="24"/>
        </w:numPr>
        <w:spacing w:before="100" w:beforeAutospacing="1" w:after="100" w:afterAutospacing="1" w:line="240" w:lineRule="auto"/>
      </w:pPr>
      <w:r>
        <w:t xml:space="preserve">Light emitting Diode (LED) - optional, for debugging </w:t>
      </w:r>
    </w:p>
    <w:p w:rsidR="00F7228C" w:rsidRDefault="00F7228C" w:rsidP="00F7228C">
      <w:pPr>
        <w:pStyle w:val="Titre2"/>
      </w:pPr>
      <w:bookmarkStart w:id="44" w:name="_Toc473877302"/>
      <w:r>
        <w:t>Prepare the breadboard</w:t>
      </w:r>
      <w:bookmarkEnd w:id="44"/>
    </w:p>
    <w:p w:rsidR="00F7228C" w:rsidRDefault="00F7228C" w:rsidP="00F7228C">
      <w:r>
        <w:rPr>
          <w:noProof/>
          <w:lang w:eastAsia="fr-FR"/>
        </w:rPr>
        <w:drawing>
          <wp:inline distT="0" distB="0" distL="0" distR="0">
            <wp:extent cx="3872230" cy="2687320"/>
            <wp:effectExtent l="0" t="0" r="0" b="0"/>
            <wp:docPr id="51" name="Image 51" descr="https://www.arduino.cc/en/uploads/Tutorial/max3323_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max3323_pin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2230" cy="2687320"/>
                    </a:xfrm>
                    <a:prstGeom prst="rect">
                      <a:avLst/>
                    </a:prstGeom>
                    <a:noFill/>
                    <a:ln>
                      <a:noFill/>
                    </a:ln>
                  </pic:spPr>
                </pic:pic>
              </a:graphicData>
            </a:graphic>
          </wp:inline>
        </w:drawing>
      </w:r>
    </w:p>
    <w:p w:rsidR="00F7228C" w:rsidRDefault="00F7228C" w:rsidP="00F7228C">
      <w:pPr>
        <w:pStyle w:val="NormalWeb"/>
      </w:pPr>
      <w:r>
        <w:t xml:space="preserve">Insert the </w:t>
      </w:r>
      <w:r>
        <w:rPr>
          <w:rStyle w:val="wikiword"/>
        </w:rPr>
        <w:t>MAX3323</w:t>
      </w:r>
      <w:r>
        <w:t xml:space="preserve"> chip in the breadboard. Connect 5V power and ground from the breadboard to 5V power and ground from the microcontroller. Connect pin 15 on the </w:t>
      </w:r>
      <w:r>
        <w:rPr>
          <w:rStyle w:val="wikiword"/>
        </w:rPr>
        <w:t>MAX233</w:t>
      </w:r>
      <w:r>
        <w:t xml:space="preserve"> chip to ground and pins 16 and 14 - 11 to 5V. If you are using an LED connect it between pin 13 and ground. </w:t>
      </w:r>
    </w:p>
    <w:p w:rsidR="00F7228C" w:rsidRDefault="00F7228C" w:rsidP="00F7228C">
      <w:r>
        <w:rPr>
          <w:noProof/>
          <w:lang w:eastAsia="fr-FR"/>
        </w:rPr>
        <w:lastRenderedPageBreak/>
        <w:drawing>
          <wp:inline distT="0" distB="0" distL="0" distR="0">
            <wp:extent cx="3808730" cy="2822575"/>
            <wp:effectExtent l="0" t="0" r="1270" b="0"/>
            <wp:docPr id="50" name="Image 50" descr="https://www.arduino.cc/en/uploads/Tutorial/MAX3323_pw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Tutorial/MAX3323_pwr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F7228C" w:rsidRDefault="00F7228C" w:rsidP="00F7228C">
      <w:pPr>
        <w:pStyle w:val="NormalWeb"/>
      </w:pPr>
      <w:r>
        <w:rPr>
          <w:rStyle w:val="Accentuation"/>
        </w:rPr>
        <w:t>+5v wires are red, GND wires are black</w:t>
      </w:r>
      <w:r>
        <w:t xml:space="preserve"> </w:t>
      </w:r>
    </w:p>
    <w:p w:rsidR="00F7228C" w:rsidRDefault="00F7228C" w:rsidP="00F7228C">
      <w:pPr>
        <w:pStyle w:val="NormalWeb"/>
      </w:pPr>
      <w:r>
        <w:t xml:space="preserve">Connect a 1uF capacitor across pins 1 and 3, another across pins 4 and 5, another between pin 2 and ground, and the last between pin 6 and ground. If you are using polarized capacitors make sure the negative pins connect to the negative sides (pins 3 and 5 and ground). </w:t>
      </w:r>
    </w:p>
    <w:p w:rsidR="00F7228C" w:rsidRDefault="00F7228C" w:rsidP="00F7228C">
      <w:r>
        <w:rPr>
          <w:noProof/>
          <w:lang w:eastAsia="fr-FR"/>
        </w:rPr>
        <w:drawing>
          <wp:inline distT="0" distB="0" distL="0" distR="0">
            <wp:extent cx="3808730" cy="2854325"/>
            <wp:effectExtent l="0" t="0" r="1270" b="3175"/>
            <wp:docPr id="49" name="Image 49" descr="https://www.arduino.cc/en/uploads/Tutorial/MAX3323_ca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Tutorial/MAX3323_caps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noFill/>
                    <a:ln>
                      <a:noFill/>
                    </a:ln>
                  </pic:spPr>
                </pic:pic>
              </a:graphicData>
            </a:graphic>
          </wp:inline>
        </w:drawing>
      </w:r>
    </w:p>
    <w:p w:rsidR="00F7228C" w:rsidRDefault="00F7228C" w:rsidP="00F7228C">
      <w:pPr>
        <w:pStyle w:val="NormalWeb"/>
      </w:pPr>
      <w:r>
        <w:rPr>
          <w:rStyle w:val="Accentuation"/>
        </w:rPr>
        <w:t>+5v wires are red, GND wires are black</w:t>
      </w:r>
      <w:r>
        <w:t xml:space="preserve"> </w:t>
      </w:r>
    </w:p>
    <w:p w:rsidR="00F7228C" w:rsidRDefault="00F7228C" w:rsidP="00F7228C">
      <w:pPr>
        <w:pStyle w:val="NormalWeb"/>
      </w:pPr>
      <w:r>
        <w:t xml:space="preserve">Determine which Arduino pins you want to use for your transmit (TX) and recieve (RX) lines. In this tutorial we will be using Arduino pin 6 for receiving and pin 7 for transmitting. Connect your TX pin (7) to </w:t>
      </w:r>
      <w:r>
        <w:rPr>
          <w:rStyle w:val="wikiword"/>
        </w:rPr>
        <w:t>MAX3323</w:t>
      </w:r>
      <w:r>
        <w:t xml:space="preserve"> pin 10 (</w:t>
      </w:r>
      <w:r>
        <w:rPr>
          <w:rStyle w:val="wikiword"/>
        </w:rPr>
        <w:t>T1IN</w:t>
      </w:r>
      <w:r>
        <w:t xml:space="preserve">). Connect your RX pin (6) to </w:t>
      </w:r>
      <w:r>
        <w:rPr>
          <w:rStyle w:val="wikiword"/>
        </w:rPr>
        <w:t>MAX3323</w:t>
      </w:r>
      <w:r>
        <w:t xml:space="preserve"> pin 9 (</w:t>
      </w:r>
      <w:r>
        <w:rPr>
          <w:rStyle w:val="wikiword"/>
        </w:rPr>
        <w:t>R1OUT</w:t>
      </w:r>
      <w:r>
        <w:t xml:space="preserve">). </w:t>
      </w:r>
    </w:p>
    <w:p w:rsidR="00F7228C" w:rsidRDefault="00F7228C" w:rsidP="00F7228C">
      <w:r>
        <w:rPr>
          <w:noProof/>
          <w:lang w:eastAsia="fr-FR"/>
        </w:rPr>
        <w:lastRenderedPageBreak/>
        <w:drawing>
          <wp:inline distT="0" distB="0" distL="0" distR="0">
            <wp:extent cx="3808730" cy="2822575"/>
            <wp:effectExtent l="0" t="0" r="1270" b="0"/>
            <wp:docPr id="48" name="Image 48" descr="https://www.arduino.cc/en/uploads/Tutorial/MAX3323_tx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Tutorial/MAX3323_txrx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F7228C" w:rsidRDefault="00F7228C" w:rsidP="00F7228C">
      <w:pPr>
        <w:pStyle w:val="NormalWeb"/>
      </w:pPr>
      <w:r>
        <w:rPr>
          <w:rStyle w:val="Accentuation"/>
        </w:rPr>
        <w:t>TX wire Green, RX wire Blue, +5v wires are red, GND wires are black</w:t>
      </w:r>
      <w:r>
        <w:t xml:space="preserve"> </w:t>
      </w:r>
    </w:p>
    <w:p w:rsidR="00F7228C" w:rsidRDefault="00F7228C" w:rsidP="00F7228C">
      <w:pPr>
        <w:pStyle w:val="Titre2"/>
      </w:pPr>
      <w:bookmarkStart w:id="45" w:name="_Toc473877303"/>
      <w:r>
        <w:t>Cables</w:t>
      </w:r>
      <w:bookmarkEnd w:id="45"/>
    </w:p>
    <w:p w:rsidR="00F7228C" w:rsidRDefault="00F7228C" w:rsidP="00F7228C">
      <w:r>
        <w:rPr>
          <w:noProof/>
          <w:lang w:eastAsia="fr-FR"/>
        </w:rPr>
        <w:drawing>
          <wp:inline distT="0" distB="0" distL="0" distR="0">
            <wp:extent cx="4460875" cy="3768725"/>
            <wp:effectExtent l="0" t="0" r="0" b="3175"/>
            <wp:docPr id="47" name="Image 47" descr="https://www.arduino.cc/en/uploads/Tutorial/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Tutorial/DB9-pinout.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0875" cy="3768725"/>
                    </a:xfrm>
                    <a:prstGeom prst="rect">
                      <a:avLst/>
                    </a:prstGeom>
                    <a:noFill/>
                    <a:ln>
                      <a:noFill/>
                    </a:ln>
                  </pic:spPr>
                </pic:pic>
              </a:graphicData>
            </a:graphic>
          </wp:inline>
        </w:drawing>
      </w:r>
    </w:p>
    <w:p w:rsidR="00F7228C" w:rsidRDefault="00F7228C" w:rsidP="00F7228C">
      <w:pPr>
        <w:pStyle w:val="NormalWeb"/>
      </w:pPr>
      <w:r>
        <w:rPr>
          <w:rStyle w:val="Accentuation"/>
        </w:rPr>
        <w:t>(</w:t>
      </w:r>
      <w:r>
        <w:rPr>
          <w:rStyle w:val="wikiword"/>
          <w:i/>
          <w:iCs/>
        </w:rPr>
        <w:t>DB9</w:t>
      </w:r>
      <w:r>
        <w:rPr>
          <w:rStyle w:val="Accentuation"/>
        </w:rPr>
        <w:t xml:space="preserve"> Serial Connector Pin Diagram)</w:t>
      </w:r>
      <w:r>
        <w:t xml:space="preserve"> </w:t>
      </w:r>
    </w:p>
    <w:p w:rsidR="00F7228C" w:rsidRDefault="00F7228C" w:rsidP="00F7228C">
      <w:pPr>
        <w:pStyle w:val="NormalWeb"/>
      </w:pPr>
      <w:r>
        <w:t xml:space="preserve">If you do not have one already, you need to make a cable to connect from the serial port (or USB-serial adapter) on your computer and the breadboard. To do this, pick up a female </w:t>
      </w:r>
      <w:r>
        <w:rPr>
          <w:rStyle w:val="wikiword"/>
        </w:rPr>
        <w:t>DB9</w:t>
      </w:r>
      <w:r>
        <w:t xml:space="preserve"> connector from radioshack. Pick three different colors of wire, one for TX, one for RX, and one for ground. Solder your TX wire to pin 2 of the </w:t>
      </w:r>
      <w:r>
        <w:rPr>
          <w:rStyle w:val="wikiword"/>
        </w:rPr>
        <w:t>DB9</w:t>
      </w:r>
      <w:r>
        <w:t xml:space="preserve"> connector, RX wire to pin 3 and Ground to pin 5. </w:t>
      </w:r>
    </w:p>
    <w:p w:rsidR="00F7228C" w:rsidRDefault="00F7228C" w:rsidP="00F7228C">
      <w:r>
        <w:rPr>
          <w:noProof/>
          <w:lang w:eastAsia="fr-FR"/>
        </w:rPr>
        <w:lastRenderedPageBreak/>
        <w:drawing>
          <wp:inline distT="0" distB="0" distL="0" distR="0">
            <wp:extent cx="2854325" cy="2083435"/>
            <wp:effectExtent l="0" t="0" r="3175" b="0"/>
            <wp:docPr id="46" name="Image 46" descr="https://www.arduino.cc/en/uploads/Tutorial/ser_con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rduino.cc/en/uploads/Tutorial/ser_con_to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F7228C" w:rsidRDefault="00F7228C" w:rsidP="00F7228C">
      <w:pPr>
        <w:pStyle w:val="NormalWeb"/>
      </w:pPr>
      <w:r>
        <w:t xml:space="preserve">Connect pins 1 and 6 to pin 4 and pin 7 to pin 8. Heatshrink the wire connections to avoid accidental shorts. </w:t>
      </w:r>
    </w:p>
    <w:p w:rsidR="00F7228C" w:rsidRDefault="00F7228C" w:rsidP="00F7228C">
      <w:r>
        <w:rPr>
          <w:noProof/>
          <w:lang w:eastAsia="fr-FR"/>
        </w:rPr>
        <w:drawing>
          <wp:inline distT="0" distB="0" distL="0" distR="0">
            <wp:extent cx="2854325" cy="2083435"/>
            <wp:effectExtent l="0" t="0" r="3175" b="0"/>
            <wp:docPr id="45" name="Image 45" descr="https://www.arduino.cc/en/uploads/Tutorial/ser_con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rduino.cc/en/uploads/Tutorial/ser_con_botto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F7228C" w:rsidRDefault="00F7228C" w:rsidP="00F7228C">
      <w:pPr>
        <w:pStyle w:val="NormalWeb"/>
      </w:pPr>
      <w:r>
        <w:t xml:space="preserve">Enclose the connector in a backshell to further protect the signal and enable easy unplugging from your serial port. </w:t>
      </w:r>
    </w:p>
    <w:p w:rsidR="00F7228C" w:rsidRDefault="00F7228C" w:rsidP="00F7228C">
      <w:r>
        <w:rPr>
          <w:noProof/>
          <w:lang w:eastAsia="fr-FR"/>
        </w:rPr>
        <w:drawing>
          <wp:inline distT="0" distB="0" distL="0" distR="0">
            <wp:extent cx="2854325" cy="2083435"/>
            <wp:effectExtent l="0" t="0" r="3175" b="0"/>
            <wp:docPr id="44" name="Image 44" descr="https://www.arduino.cc/en/uploads/Tutorial/ser_con_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rduino.cc/en/uploads/Tutorial/ser_con_shel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325" cy="2083435"/>
                    </a:xfrm>
                    <a:prstGeom prst="rect">
                      <a:avLst/>
                    </a:prstGeom>
                    <a:noFill/>
                    <a:ln>
                      <a:noFill/>
                    </a:ln>
                  </pic:spPr>
                </pic:pic>
              </a:graphicData>
            </a:graphic>
          </wp:inline>
        </w:drawing>
      </w:r>
    </w:p>
    <w:p w:rsidR="00F7228C" w:rsidRDefault="00F7228C" w:rsidP="00F7228C">
      <w:pPr>
        <w:pStyle w:val="NormalWeb"/>
      </w:pPr>
      <w:r>
        <w:t>Connect the TX line from your computer to pin 8 (</w:t>
      </w:r>
      <w:r>
        <w:rPr>
          <w:rStyle w:val="wikiword"/>
        </w:rPr>
        <w:t>R1IN</w:t>
      </w:r>
      <w:r>
        <w:t xml:space="preserve">) on the </w:t>
      </w:r>
      <w:r>
        <w:rPr>
          <w:rStyle w:val="wikiword"/>
        </w:rPr>
        <w:t>MAX233</w:t>
      </w:r>
      <w:r>
        <w:t xml:space="preserve"> and the RX line to pin 7 (</w:t>
      </w:r>
      <w:r>
        <w:rPr>
          <w:rStyle w:val="wikiword"/>
        </w:rPr>
        <w:t>T1OUT</w:t>
      </w:r>
      <w:r>
        <w:t xml:space="preserve">). Connect the ground line from your computer to ground on the breadboard. </w:t>
      </w:r>
    </w:p>
    <w:p w:rsidR="00F7228C" w:rsidRDefault="00F7228C" w:rsidP="00F7228C">
      <w:r>
        <w:rPr>
          <w:noProof/>
          <w:lang w:eastAsia="fr-FR"/>
        </w:rPr>
        <w:lastRenderedPageBreak/>
        <w:drawing>
          <wp:inline distT="0" distB="0" distL="0" distR="0">
            <wp:extent cx="3808730" cy="2822575"/>
            <wp:effectExtent l="0" t="0" r="1270" b="0"/>
            <wp:docPr id="43" name="Image 43" descr="https://www.arduino.cc/en/uploads/Tutorial/MAX3323_c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rduino.cc/en/uploads/Tutorial/MAX3323_cable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inline>
        </w:drawing>
      </w:r>
    </w:p>
    <w:p w:rsidR="00F7228C" w:rsidRDefault="00F7228C" w:rsidP="00F7228C">
      <w:pPr>
        <w:pStyle w:val="NormalWeb"/>
      </w:pPr>
      <w:r>
        <w:rPr>
          <w:rStyle w:val="Accentuation"/>
        </w:rPr>
        <w:t>TX wires Green, RX wires Blue, +5v wires are red, GND wires are black</w:t>
      </w:r>
      <w:r>
        <w:t xml:space="preserve"> </w:t>
      </w:r>
    </w:p>
    <w:p w:rsidR="00F7228C" w:rsidRDefault="00F7228C" w:rsidP="00F7228C">
      <w:pPr>
        <w:pStyle w:val="Titre2"/>
      </w:pPr>
      <w:bookmarkStart w:id="46" w:name="_Toc473877304"/>
      <w:r>
        <w:t>Program the Arduino</w:t>
      </w:r>
      <w:bookmarkEnd w:id="46"/>
    </w:p>
    <w:p w:rsidR="00F7228C" w:rsidRDefault="00F7228C" w:rsidP="00F7228C">
      <w:pPr>
        <w:pStyle w:val="NormalWeb"/>
      </w:pPr>
      <w:r>
        <w:t xml:space="preserve">Now we will write the code to enable serial data communication. This program will simply wait for a character to arrive in the serial recieving port and then spit it back out in uppercase out the transmit port. This is a good general purpose serial debugging program and you should be able to extrapolate from this example to cover all your basic serial needs. Upload the following code into the Arduino microcontroller module: </w:t>
      </w:r>
    </w:p>
    <w:p w:rsidR="00F7228C" w:rsidRDefault="00F7228C" w:rsidP="00F7228C">
      <w:r>
        <w:rPr>
          <w:rStyle w:val="co1"/>
        </w:rPr>
        <w:t>//Created August 23 2006</w:t>
      </w:r>
      <w:r>
        <w:br/>
      </w:r>
      <w:r>
        <w:rPr>
          <w:rStyle w:val="co1"/>
        </w:rPr>
        <w:t>//Heather Dewey-Hagborg</w:t>
      </w:r>
      <w:r>
        <w:br/>
      </w:r>
      <w:r>
        <w:rPr>
          <w:rStyle w:val="co1"/>
        </w:rPr>
        <w:t>//http://www.arduino.cc</w:t>
      </w:r>
      <w:r>
        <w:br/>
      </w:r>
      <w:r>
        <w:br/>
      </w:r>
      <w:r>
        <w:rPr>
          <w:rStyle w:val="co2"/>
        </w:rPr>
        <w:t>#include &lt;ctype.h&gt;</w:t>
      </w:r>
      <w:r>
        <w:br/>
      </w:r>
      <w:r>
        <w:br/>
      </w:r>
      <w:r>
        <w:rPr>
          <w:rStyle w:val="co2"/>
        </w:rPr>
        <w:t>#define bit9600Delay 100  </w:t>
      </w:r>
      <w:r>
        <w:br/>
      </w:r>
      <w:r>
        <w:rPr>
          <w:rStyle w:val="co2"/>
        </w:rPr>
        <w:t>#define halfBit9600Delay 50</w:t>
      </w:r>
      <w:r>
        <w:br/>
      </w:r>
      <w:r>
        <w:rPr>
          <w:rStyle w:val="co2"/>
        </w:rPr>
        <w:t xml:space="preserve">#define bit4800Delay 188 </w:t>
      </w:r>
      <w:r>
        <w:br/>
      </w:r>
      <w:r>
        <w:rPr>
          <w:rStyle w:val="co2"/>
        </w:rPr>
        <w:t xml:space="preserve">#define halfBit4800Delay 94 </w:t>
      </w:r>
      <w:r>
        <w:br/>
      </w:r>
      <w:r>
        <w:br/>
      </w:r>
      <w:r>
        <w:rPr>
          <w:rStyle w:val="kw1"/>
        </w:rPr>
        <w:t>byte</w:t>
      </w:r>
      <w:r>
        <w:t xml:space="preserve"> rx </w:t>
      </w:r>
      <w:r>
        <w:rPr>
          <w:rStyle w:val="sy0"/>
        </w:rPr>
        <w:t>=</w:t>
      </w:r>
      <w:r>
        <w:t xml:space="preserve"> </w:t>
      </w:r>
      <w:r>
        <w:rPr>
          <w:rStyle w:val="nu0"/>
        </w:rPr>
        <w:t>6</w:t>
      </w:r>
      <w:r>
        <w:rPr>
          <w:rStyle w:val="sy0"/>
        </w:rPr>
        <w:t>;</w:t>
      </w:r>
      <w:r>
        <w:br/>
      </w:r>
      <w:r>
        <w:rPr>
          <w:rStyle w:val="kw1"/>
        </w:rPr>
        <w:t>byte</w:t>
      </w:r>
      <w:r>
        <w:t xml:space="preserve"> tx </w:t>
      </w:r>
      <w:r>
        <w:rPr>
          <w:rStyle w:val="sy0"/>
        </w:rPr>
        <w:t>=</w:t>
      </w:r>
      <w:r>
        <w:t xml:space="preserve"> </w:t>
      </w:r>
      <w:r>
        <w:rPr>
          <w:rStyle w:val="nu0"/>
        </w:rPr>
        <w:t>7</w:t>
      </w:r>
      <w:r>
        <w:rPr>
          <w:rStyle w:val="sy0"/>
        </w:rPr>
        <w:t>;</w:t>
      </w:r>
      <w:r>
        <w:br/>
      </w:r>
      <w:r>
        <w:rPr>
          <w:rStyle w:val="kw1"/>
        </w:rPr>
        <w:t>byte</w:t>
      </w:r>
      <w:r>
        <w:t xml:space="preserve"> SWval</w:t>
      </w:r>
      <w:r>
        <w:rPr>
          <w:rStyle w:val="sy0"/>
        </w:rPr>
        <w:t>;</w:t>
      </w:r>
      <w:r>
        <w:br/>
      </w:r>
      <w:r>
        <w:br/>
      </w:r>
      <w:r>
        <w:rPr>
          <w:rStyle w:val="kw1"/>
        </w:rPr>
        <w:t>void</w:t>
      </w:r>
      <w:r>
        <w:t xml:space="preserve"> </w:t>
      </w:r>
      <w:r>
        <w:rPr>
          <w:rStyle w:val="kw3"/>
        </w:rPr>
        <w:t>setup</w:t>
      </w:r>
      <w:r>
        <w:rPr>
          <w:rStyle w:val="br0"/>
        </w:rPr>
        <w:t>()</w:t>
      </w:r>
      <w:r>
        <w:t xml:space="preserve"> </w:t>
      </w:r>
      <w:r>
        <w:rPr>
          <w:rStyle w:val="br0"/>
        </w:rPr>
        <w:t>{</w:t>
      </w:r>
      <w:r>
        <w:br/>
        <w:t xml:space="preserve">  </w:t>
      </w:r>
      <w:r>
        <w:rPr>
          <w:rStyle w:val="kw1"/>
        </w:rPr>
        <w:t>pinMode</w:t>
      </w:r>
      <w:r>
        <w:rPr>
          <w:rStyle w:val="br0"/>
        </w:rPr>
        <w:t>(</w:t>
      </w:r>
      <w:r>
        <w:t>rx</w:t>
      </w:r>
      <w:r>
        <w:rPr>
          <w:rStyle w:val="sy0"/>
        </w:rPr>
        <w:t>,</w:t>
      </w:r>
      <w:r>
        <w:rPr>
          <w:rStyle w:val="kw2"/>
        </w:rPr>
        <w:t>INPUT</w:t>
      </w:r>
      <w:r>
        <w:rPr>
          <w:rStyle w:val="br0"/>
        </w:rPr>
        <w:t>)</w:t>
      </w:r>
      <w:r>
        <w:rPr>
          <w:rStyle w:val="sy0"/>
        </w:rPr>
        <w:t>;</w:t>
      </w:r>
      <w:r>
        <w:br/>
        <w:t xml:space="preserve">  </w:t>
      </w:r>
      <w:r>
        <w:rPr>
          <w:rStyle w:val="kw1"/>
        </w:rPr>
        <w:t>pinMode</w:t>
      </w:r>
      <w:r>
        <w:rPr>
          <w:rStyle w:val="br0"/>
        </w:rPr>
        <w:t>(</w:t>
      </w:r>
      <w:r>
        <w:t>tx</w:t>
      </w:r>
      <w:r>
        <w:rPr>
          <w:rStyle w:val="sy0"/>
        </w:rPr>
        <w:t>,</w:t>
      </w:r>
      <w:r>
        <w:rPr>
          <w:rStyle w:val="kw2"/>
        </w:rPr>
        <w:t>OUTPUT</w:t>
      </w:r>
      <w:r>
        <w:rPr>
          <w:rStyle w:val="br0"/>
        </w:rPr>
        <w:t>)</w:t>
      </w:r>
      <w:r>
        <w:rPr>
          <w:rStyle w:val="sy0"/>
        </w:rPr>
        <w:t>;</w:t>
      </w:r>
      <w:r>
        <w:br/>
        <w:t xml:space="preserve">  </w:t>
      </w:r>
      <w:r>
        <w:rPr>
          <w:rStyle w:val="kw1"/>
        </w:rPr>
        <w:t>digitalWrite</w:t>
      </w:r>
      <w:r>
        <w:rPr>
          <w:rStyle w:val="br0"/>
        </w:rPr>
        <w:t>(</w:t>
      </w:r>
      <w:r>
        <w:t>tx</w:t>
      </w:r>
      <w:r>
        <w:rPr>
          <w:rStyle w:val="sy0"/>
        </w:rPr>
        <w:t>,</w:t>
      </w:r>
      <w:r>
        <w:rPr>
          <w:rStyle w:val="kw2"/>
        </w:rPr>
        <w:t>HIGH</w:t>
      </w:r>
      <w:r>
        <w:rPr>
          <w:rStyle w:val="br0"/>
        </w:rPr>
        <w:t>)</w:t>
      </w:r>
      <w:r>
        <w:rPr>
          <w:rStyle w:val="sy0"/>
        </w:rPr>
        <w:t>;</w:t>
      </w:r>
      <w:r>
        <w:br/>
        <w:t xml:space="preserve">  </w:t>
      </w:r>
      <w:r>
        <w:rPr>
          <w:rStyle w:val="kw1"/>
        </w:rPr>
        <w:t>delay</w:t>
      </w:r>
      <w:r>
        <w:rPr>
          <w:rStyle w:val="br0"/>
        </w:rPr>
        <w:t>(</w:t>
      </w:r>
      <w:r>
        <w:rPr>
          <w:rStyle w:val="nu0"/>
        </w:rPr>
        <w:t>2</w:t>
      </w:r>
      <w:r>
        <w:rPr>
          <w:rStyle w:val="br0"/>
        </w:rPr>
        <w:t>)</w:t>
      </w:r>
      <w:r>
        <w:rPr>
          <w:rStyle w:val="sy0"/>
        </w:rPr>
        <w:t>;</w:t>
      </w:r>
      <w:r>
        <w:br/>
        <w:t xml:space="preserve">  </w:t>
      </w:r>
      <w:r>
        <w:rPr>
          <w:rStyle w:val="kw1"/>
        </w:rPr>
        <w:t>digitalWrite</w:t>
      </w:r>
      <w:r>
        <w:rPr>
          <w:rStyle w:val="br0"/>
        </w:rPr>
        <w:t>(</w:t>
      </w:r>
      <w:r>
        <w:rPr>
          <w:rStyle w:val="nu0"/>
        </w:rPr>
        <w:t>13</w:t>
      </w:r>
      <w:r>
        <w:rPr>
          <w:rStyle w:val="sy0"/>
        </w:rPr>
        <w:t>,</w:t>
      </w:r>
      <w:r>
        <w:rPr>
          <w:rStyle w:val="kw2"/>
        </w:rPr>
        <w:t>HIGH</w:t>
      </w:r>
      <w:r>
        <w:rPr>
          <w:rStyle w:val="br0"/>
        </w:rPr>
        <w:t>)</w:t>
      </w:r>
      <w:r>
        <w:rPr>
          <w:rStyle w:val="sy0"/>
        </w:rPr>
        <w:t>;</w:t>
      </w:r>
      <w:r>
        <w:t xml:space="preserve"> </w:t>
      </w:r>
      <w:r>
        <w:rPr>
          <w:rStyle w:val="co1"/>
        </w:rPr>
        <w:t>//turn on debugging LED</w:t>
      </w:r>
      <w:r>
        <w:br/>
      </w:r>
      <w:r>
        <w:lastRenderedPageBreak/>
        <w:t>  SWprint</w:t>
      </w:r>
      <w:r>
        <w:rPr>
          <w:rStyle w:val="br0"/>
        </w:rPr>
        <w:t>(</w:t>
      </w:r>
      <w:r>
        <w:rPr>
          <w:rStyle w:val="st0"/>
        </w:rPr>
        <w:t>'h'</w:t>
      </w:r>
      <w:r>
        <w:rPr>
          <w:rStyle w:val="br0"/>
        </w:rPr>
        <w:t>)</w:t>
      </w:r>
      <w:r>
        <w:rPr>
          <w:rStyle w:val="sy0"/>
        </w:rPr>
        <w:t>;</w:t>
      </w:r>
      <w:r>
        <w:t xml:space="preserve">  </w:t>
      </w:r>
      <w:r>
        <w:rPr>
          <w:rStyle w:val="co1"/>
        </w:rPr>
        <w:t>//debugging hello</w:t>
      </w:r>
      <w:r>
        <w:br/>
        <w:t>  SWprint</w:t>
      </w:r>
      <w:r>
        <w:rPr>
          <w:rStyle w:val="br0"/>
        </w:rPr>
        <w:t>(</w:t>
      </w:r>
      <w:r>
        <w:rPr>
          <w:rStyle w:val="st0"/>
        </w:rPr>
        <w:t>'i'</w:t>
      </w:r>
      <w:r>
        <w:rPr>
          <w:rStyle w:val="br0"/>
        </w:rPr>
        <w:t>)</w:t>
      </w:r>
      <w:r>
        <w:rPr>
          <w:rStyle w:val="sy0"/>
        </w:rPr>
        <w:t>;</w:t>
      </w:r>
      <w:r>
        <w:br/>
        <w:t>  SWprint</w:t>
      </w:r>
      <w:r>
        <w:rPr>
          <w:rStyle w:val="br0"/>
        </w:rPr>
        <w:t>(</w:t>
      </w:r>
      <w:r>
        <w:rPr>
          <w:rStyle w:val="nu0"/>
        </w:rPr>
        <w:t>10</w:t>
      </w:r>
      <w:r>
        <w:rPr>
          <w:rStyle w:val="br0"/>
        </w:rPr>
        <w:t>)</w:t>
      </w:r>
      <w:r>
        <w:rPr>
          <w:rStyle w:val="sy0"/>
        </w:rPr>
        <w:t>;</w:t>
      </w:r>
      <w:r>
        <w:t xml:space="preserve"> </w:t>
      </w:r>
      <w:r>
        <w:rPr>
          <w:rStyle w:val="co1"/>
        </w:rPr>
        <w:t>//carriage return</w:t>
      </w:r>
      <w:r>
        <w:br/>
      </w:r>
      <w:r>
        <w:rPr>
          <w:rStyle w:val="br0"/>
        </w:rPr>
        <w:t>}</w:t>
      </w:r>
      <w:r>
        <w:br/>
      </w:r>
      <w:r>
        <w:br/>
      </w:r>
      <w:r>
        <w:rPr>
          <w:rStyle w:val="kw1"/>
        </w:rPr>
        <w:t>void</w:t>
      </w:r>
      <w:r>
        <w:t xml:space="preserve"> SWprint</w:t>
      </w:r>
      <w:r>
        <w:rPr>
          <w:rStyle w:val="br0"/>
        </w:rPr>
        <w:t>(</w:t>
      </w:r>
      <w:r>
        <w:rPr>
          <w:rStyle w:val="kw1"/>
        </w:rPr>
        <w:t>int</w:t>
      </w:r>
      <w:r>
        <w:t xml:space="preserve"> data</w:t>
      </w:r>
      <w:r>
        <w:rPr>
          <w:rStyle w:val="br0"/>
        </w:rPr>
        <w:t>)</w:t>
      </w:r>
      <w:r>
        <w:br/>
      </w:r>
      <w:r>
        <w:rPr>
          <w:rStyle w:val="br0"/>
        </w:rPr>
        <w:t>{</w:t>
      </w:r>
      <w:r>
        <w:br/>
        <w:t xml:space="preserve">  </w:t>
      </w:r>
      <w:r>
        <w:rPr>
          <w:rStyle w:val="kw1"/>
        </w:rPr>
        <w:t>byte</w:t>
      </w:r>
      <w:r>
        <w:t xml:space="preserve"> mask</w:t>
      </w:r>
      <w:r>
        <w:rPr>
          <w:rStyle w:val="sy0"/>
        </w:rPr>
        <w:t>;</w:t>
      </w:r>
      <w:r>
        <w:br/>
        <w:t xml:space="preserve">  </w:t>
      </w:r>
      <w:r>
        <w:rPr>
          <w:rStyle w:val="co1"/>
        </w:rPr>
        <w:t>//startbit</w:t>
      </w:r>
      <w:r>
        <w:br/>
        <w:t xml:space="preserve">  </w:t>
      </w:r>
      <w:r>
        <w:rPr>
          <w:rStyle w:val="kw1"/>
        </w:rPr>
        <w:t>digitalWrite</w:t>
      </w:r>
      <w:r>
        <w:rPr>
          <w:rStyle w:val="br0"/>
        </w:rPr>
        <w:t>(</w:t>
      </w:r>
      <w:r>
        <w:t>tx</w:t>
      </w:r>
      <w:r>
        <w:rPr>
          <w:rStyle w:val="sy0"/>
        </w:rPr>
        <w:t>,</w:t>
      </w:r>
      <w:r>
        <w:rPr>
          <w:rStyle w:val="kw2"/>
        </w:rPr>
        <w:t>LOW</w:t>
      </w:r>
      <w:r>
        <w:rPr>
          <w:rStyle w:val="br0"/>
        </w:rPr>
        <w:t>)</w:t>
      </w:r>
      <w:r>
        <w:rPr>
          <w:rStyle w:val="sy0"/>
        </w:rPr>
        <w:t>;</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kw1"/>
        </w:rPr>
        <w:t>for</w:t>
      </w:r>
      <w:r>
        <w:t xml:space="preserve"> </w:t>
      </w:r>
      <w:r>
        <w:rPr>
          <w:rStyle w:val="br0"/>
        </w:rPr>
        <w:t>(</w:t>
      </w:r>
      <w:r>
        <w:t xml:space="preserve">mask </w:t>
      </w:r>
      <w:r>
        <w:rPr>
          <w:rStyle w:val="sy0"/>
        </w:rPr>
        <w:t>=</w:t>
      </w:r>
      <w:r>
        <w:t xml:space="preserve"> </w:t>
      </w:r>
      <w:r>
        <w:rPr>
          <w:rStyle w:val="nu12"/>
        </w:rPr>
        <w:t>0x01</w:t>
      </w:r>
      <w:r>
        <w:rPr>
          <w:rStyle w:val="sy0"/>
        </w:rPr>
        <w:t>;</w:t>
      </w:r>
      <w:r>
        <w:t xml:space="preserve"> mask</w:t>
      </w:r>
      <w:r>
        <w:rPr>
          <w:rStyle w:val="sy0"/>
        </w:rPr>
        <w:t>&gt;</w:t>
      </w:r>
      <w:r>
        <w:rPr>
          <w:rStyle w:val="nu0"/>
        </w:rPr>
        <w:t>0</w:t>
      </w:r>
      <w:r>
        <w:rPr>
          <w:rStyle w:val="sy0"/>
        </w:rPr>
        <w:t>;</w:t>
      </w:r>
      <w:r>
        <w:t xml:space="preserve"> mask </w:t>
      </w:r>
      <w:r>
        <w:rPr>
          <w:rStyle w:val="sy0"/>
        </w:rPr>
        <w:t>&lt;&lt;=</w:t>
      </w:r>
      <w:r>
        <w:t xml:space="preserve"> </w:t>
      </w:r>
      <w:r>
        <w:rPr>
          <w:rStyle w:val="nu0"/>
        </w:rPr>
        <w:t>1</w:t>
      </w:r>
      <w:r>
        <w:rPr>
          <w:rStyle w:val="br0"/>
        </w:rPr>
        <w:t>)</w:t>
      </w:r>
      <w:r>
        <w:t xml:space="preserve"> </w:t>
      </w:r>
      <w:r>
        <w:rPr>
          <w:rStyle w:val="br0"/>
        </w:rPr>
        <w:t>{</w:t>
      </w:r>
      <w:r>
        <w:br/>
        <w:t xml:space="preserve">    </w:t>
      </w:r>
      <w:r>
        <w:rPr>
          <w:rStyle w:val="kw1"/>
        </w:rPr>
        <w:t>if</w:t>
      </w:r>
      <w:r>
        <w:t xml:space="preserve"> </w:t>
      </w:r>
      <w:r>
        <w:rPr>
          <w:rStyle w:val="br0"/>
        </w:rPr>
        <w:t>(</w:t>
      </w:r>
      <w:r>
        <w:t xml:space="preserve">data </w:t>
      </w:r>
      <w:r>
        <w:rPr>
          <w:rStyle w:val="sy0"/>
        </w:rPr>
        <w:t>&amp;</w:t>
      </w:r>
      <w:r>
        <w:t xml:space="preserve"> mask</w:t>
      </w:r>
      <w:r>
        <w:rPr>
          <w:rStyle w:val="br0"/>
        </w:rPr>
        <w:t>){</w:t>
      </w:r>
      <w:r>
        <w:t xml:space="preserve"> </w:t>
      </w:r>
      <w:r>
        <w:rPr>
          <w:rStyle w:val="co1"/>
        </w:rPr>
        <w:t>// choose bit</w:t>
      </w:r>
      <w:r>
        <w:br/>
        <w:t>     </w:t>
      </w:r>
      <w:r>
        <w:rPr>
          <w:rStyle w:val="kw1"/>
        </w:rPr>
        <w:t>digitalWrite</w:t>
      </w:r>
      <w:r>
        <w:rPr>
          <w:rStyle w:val="br0"/>
        </w:rPr>
        <w:t>(</w:t>
      </w:r>
      <w:r>
        <w:t>tx</w:t>
      </w:r>
      <w:r>
        <w:rPr>
          <w:rStyle w:val="sy0"/>
        </w:rPr>
        <w:t>,</w:t>
      </w:r>
      <w:r>
        <w:rPr>
          <w:rStyle w:val="kw2"/>
        </w:rPr>
        <w:t>HIGH</w:t>
      </w:r>
      <w:r>
        <w:rPr>
          <w:rStyle w:val="br0"/>
        </w:rPr>
        <w:t>)</w:t>
      </w:r>
      <w:r>
        <w:rPr>
          <w:rStyle w:val="sy0"/>
        </w:rPr>
        <w:t>;</w:t>
      </w:r>
      <w:r>
        <w:t xml:space="preserve"> </w:t>
      </w:r>
      <w:r>
        <w:rPr>
          <w:rStyle w:val="co1"/>
        </w:rPr>
        <w:t>// send 1</w:t>
      </w:r>
      <w:r>
        <w:br/>
        <w:t xml:space="preserve">    </w:t>
      </w:r>
      <w:r>
        <w:rPr>
          <w:rStyle w:val="br0"/>
        </w:rPr>
        <w:t>}</w:t>
      </w:r>
      <w:r>
        <w:br/>
        <w:t xml:space="preserve">    </w:t>
      </w:r>
      <w:r>
        <w:rPr>
          <w:rStyle w:val="kw1"/>
        </w:rPr>
        <w:t>else</w:t>
      </w:r>
      <w:r>
        <w:rPr>
          <w:rStyle w:val="br0"/>
        </w:rPr>
        <w:t>{</w:t>
      </w:r>
      <w:r>
        <w:br/>
        <w:t>     </w:t>
      </w:r>
      <w:r>
        <w:rPr>
          <w:rStyle w:val="kw1"/>
        </w:rPr>
        <w:t>digitalWrite</w:t>
      </w:r>
      <w:r>
        <w:rPr>
          <w:rStyle w:val="br0"/>
        </w:rPr>
        <w:t>(</w:t>
      </w:r>
      <w:r>
        <w:t>tx</w:t>
      </w:r>
      <w:r>
        <w:rPr>
          <w:rStyle w:val="sy0"/>
        </w:rPr>
        <w:t>,</w:t>
      </w:r>
      <w:r>
        <w:rPr>
          <w:rStyle w:val="kw2"/>
        </w:rPr>
        <w:t>LOW</w:t>
      </w:r>
      <w:r>
        <w:rPr>
          <w:rStyle w:val="br0"/>
        </w:rPr>
        <w:t>)</w:t>
      </w:r>
      <w:r>
        <w:rPr>
          <w:rStyle w:val="sy0"/>
        </w:rPr>
        <w:t>;</w:t>
      </w:r>
      <w:r>
        <w:t xml:space="preserve"> </w:t>
      </w:r>
      <w:r>
        <w:rPr>
          <w:rStyle w:val="co1"/>
        </w:rPr>
        <w:t>// send 0</w:t>
      </w:r>
      <w:r>
        <w:br/>
        <w:t xml:space="preserve">    </w:t>
      </w:r>
      <w:r>
        <w:rPr>
          <w:rStyle w:val="br0"/>
        </w:rPr>
        <w:t>}</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br0"/>
        </w:rPr>
        <w:t>}</w:t>
      </w:r>
      <w:r>
        <w:br/>
        <w:t xml:space="preserve">  </w:t>
      </w:r>
      <w:r>
        <w:rPr>
          <w:rStyle w:val="co1"/>
        </w:rPr>
        <w:t>//stop bit</w:t>
      </w:r>
      <w:r>
        <w:br/>
        <w:t xml:space="preserve">  </w:t>
      </w:r>
      <w:r>
        <w:rPr>
          <w:rStyle w:val="kw1"/>
        </w:rPr>
        <w:t>digitalWrite</w:t>
      </w:r>
      <w:r>
        <w:rPr>
          <w:rStyle w:val="br0"/>
        </w:rPr>
        <w:t>(</w:t>
      </w:r>
      <w:r>
        <w:t>tx</w:t>
      </w:r>
      <w:r>
        <w:rPr>
          <w:rStyle w:val="sy0"/>
        </w:rPr>
        <w:t>,</w:t>
      </w:r>
      <w:r>
        <w:t xml:space="preserve"> </w:t>
      </w:r>
      <w:r>
        <w:rPr>
          <w:rStyle w:val="kw2"/>
        </w:rPr>
        <w:t>HIGH</w:t>
      </w:r>
      <w:r>
        <w:rPr>
          <w:rStyle w:val="br0"/>
        </w:rPr>
        <w:t>)</w:t>
      </w:r>
      <w:r>
        <w:rPr>
          <w:rStyle w:val="sy0"/>
        </w:rPr>
        <w:t>;</w:t>
      </w:r>
      <w:r>
        <w:br/>
        <w:t xml:space="preserve">  </w:t>
      </w:r>
      <w:r>
        <w:rPr>
          <w:rStyle w:val="kw1"/>
        </w:rPr>
        <w:t>delayMicroseconds</w:t>
      </w:r>
      <w:r>
        <w:rPr>
          <w:rStyle w:val="br0"/>
        </w:rPr>
        <w:t>(</w:t>
      </w:r>
      <w:r>
        <w:t>bit9600Delay</w:t>
      </w:r>
      <w:r>
        <w:rPr>
          <w:rStyle w:val="br0"/>
        </w:rPr>
        <w:t>)</w:t>
      </w:r>
      <w:r>
        <w:rPr>
          <w:rStyle w:val="sy0"/>
        </w:rPr>
        <w:t>;</w:t>
      </w:r>
      <w:r>
        <w:br/>
      </w:r>
      <w:r>
        <w:rPr>
          <w:rStyle w:val="br0"/>
        </w:rPr>
        <w:t>}</w:t>
      </w:r>
      <w:r>
        <w:br/>
      </w:r>
      <w:r>
        <w:br/>
      </w:r>
      <w:r>
        <w:rPr>
          <w:rStyle w:val="kw1"/>
        </w:rPr>
        <w:t>int</w:t>
      </w:r>
      <w:r>
        <w:t xml:space="preserve"> SWread</w:t>
      </w:r>
      <w:r>
        <w:rPr>
          <w:rStyle w:val="br0"/>
        </w:rPr>
        <w:t>()</w:t>
      </w:r>
      <w:r>
        <w:br/>
      </w:r>
      <w:r>
        <w:rPr>
          <w:rStyle w:val="br0"/>
        </w:rPr>
        <w:t>{</w:t>
      </w:r>
      <w:r>
        <w:br/>
        <w:t xml:space="preserve">  </w:t>
      </w:r>
      <w:r>
        <w:rPr>
          <w:rStyle w:val="kw1"/>
        </w:rPr>
        <w:t>byte</w:t>
      </w:r>
      <w:r>
        <w:t xml:space="preserve"> val </w:t>
      </w:r>
      <w:r>
        <w:rPr>
          <w:rStyle w:val="sy0"/>
        </w:rPr>
        <w:t>=</w:t>
      </w:r>
      <w:r>
        <w:t xml:space="preserve"> </w:t>
      </w:r>
      <w:r>
        <w:rPr>
          <w:rStyle w:val="nu0"/>
        </w:rPr>
        <w:t>0</w:t>
      </w:r>
      <w:r>
        <w:rPr>
          <w:rStyle w:val="sy0"/>
        </w:rPr>
        <w:t>;</w:t>
      </w:r>
      <w:r>
        <w:br/>
        <w:t xml:space="preserve">  </w:t>
      </w:r>
      <w:r>
        <w:rPr>
          <w:rStyle w:val="kw1"/>
        </w:rPr>
        <w:t>while</w:t>
      </w:r>
      <w:r>
        <w:t xml:space="preserve"> </w:t>
      </w:r>
      <w:r>
        <w:rPr>
          <w:rStyle w:val="br0"/>
        </w:rPr>
        <w:t>(</w:t>
      </w:r>
      <w:r>
        <w:rPr>
          <w:rStyle w:val="kw1"/>
        </w:rPr>
        <w:t>digitalRead</w:t>
      </w:r>
      <w:r>
        <w:rPr>
          <w:rStyle w:val="br0"/>
        </w:rPr>
        <w:t>(</w:t>
      </w:r>
      <w:r>
        <w:t>rx</w:t>
      </w:r>
      <w:r>
        <w:rPr>
          <w:rStyle w:val="br0"/>
        </w:rPr>
        <w:t>))</w:t>
      </w:r>
      <w:r>
        <w:rPr>
          <w:rStyle w:val="sy0"/>
        </w:rPr>
        <w:t>;</w:t>
      </w:r>
      <w:r>
        <w:br/>
        <w:t xml:space="preserve">  </w:t>
      </w:r>
      <w:r>
        <w:rPr>
          <w:rStyle w:val="co1"/>
        </w:rPr>
        <w:t>//wait for start bit</w:t>
      </w:r>
      <w:r>
        <w:br/>
        <w:t xml:space="preserve">  </w:t>
      </w:r>
      <w:r>
        <w:rPr>
          <w:rStyle w:val="kw1"/>
        </w:rPr>
        <w:t>if</w:t>
      </w:r>
      <w:r>
        <w:t xml:space="preserve"> </w:t>
      </w:r>
      <w:r>
        <w:rPr>
          <w:rStyle w:val="br0"/>
        </w:rPr>
        <w:t>(</w:t>
      </w:r>
      <w:r>
        <w:rPr>
          <w:rStyle w:val="kw1"/>
        </w:rPr>
        <w:t>digitalRead</w:t>
      </w:r>
      <w:r>
        <w:rPr>
          <w:rStyle w:val="br0"/>
        </w:rPr>
        <w:t>(</w:t>
      </w:r>
      <w:r>
        <w:t>rx</w:t>
      </w:r>
      <w:r>
        <w:rPr>
          <w:rStyle w:val="br0"/>
        </w:rPr>
        <w:t>)</w:t>
      </w:r>
      <w:r>
        <w:t xml:space="preserve"> </w:t>
      </w:r>
      <w:r>
        <w:rPr>
          <w:rStyle w:val="sy0"/>
        </w:rPr>
        <w:t>==</w:t>
      </w:r>
      <w:r>
        <w:t xml:space="preserve"> </w:t>
      </w:r>
      <w:r>
        <w:rPr>
          <w:rStyle w:val="kw2"/>
        </w:rPr>
        <w:t>LOW</w:t>
      </w:r>
      <w:r>
        <w:rPr>
          <w:rStyle w:val="br0"/>
        </w:rPr>
        <w:t>)</w:t>
      </w:r>
      <w:r>
        <w:t xml:space="preserve"> </w:t>
      </w:r>
      <w:r>
        <w:rPr>
          <w:rStyle w:val="br0"/>
        </w:rPr>
        <w:t>{</w:t>
      </w:r>
      <w:r>
        <w:br/>
        <w:t xml:space="preserve">    </w:t>
      </w:r>
      <w:r>
        <w:rPr>
          <w:rStyle w:val="kw1"/>
        </w:rPr>
        <w:t>delayMicroseconds</w:t>
      </w:r>
      <w:r>
        <w:rPr>
          <w:rStyle w:val="br0"/>
        </w:rPr>
        <w:t>(</w:t>
      </w:r>
      <w:r>
        <w:t>halfBit9600Delay</w:t>
      </w:r>
      <w:r>
        <w:rPr>
          <w:rStyle w:val="br0"/>
        </w:rPr>
        <w:t>)</w:t>
      </w:r>
      <w:r>
        <w:rPr>
          <w:rStyle w:val="sy0"/>
        </w:rPr>
        <w:t>;</w:t>
      </w:r>
      <w:r>
        <w:br/>
        <w:t xml:space="preserve">    </w:t>
      </w:r>
      <w:r>
        <w:rPr>
          <w:rStyle w:val="kw1"/>
        </w:rPr>
        <w:t>for</w:t>
      </w:r>
      <w:r>
        <w:t xml:space="preserve"> </w:t>
      </w:r>
      <w:r>
        <w:rPr>
          <w:rStyle w:val="br0"/>
        </w:rPr>
        <w:t>(</w:t>
      </w:r>
      <w:r>
        <w:rPr>
          <w:rStyle w:val="kw1"/>
        </w:rPr>
        <w:t>int</w:t>
      </w:r>
      <w:r>
        <w:t xml:space="preserve"> offset </w:t>
      </w:r>
      <w:r>
        <w:rPr>
          <w:rStyle w:val="sy0"/>
        </w:rPr>
        <w:t>=</w:t>
      </w:r>
      <w:r>
        <w:t xml:space="preserve"> </w:t>
      </w:r>
      <w:r>
        <w:rPr>
          <w:rStyle w:val="nu0"/>
        </w:rPr>
        <w:t>0</w:t>
      </w:r>
      <w:r>
        <w:rPr>
          <w:rStyle w:val="sy0"/>
        </w:rPr>
        <w:t>;</w:t>
      </w:r>
      <w:r>
        <w:t xml:space="preserve"> offset </w:t>
      </w:r>
      <w:r>
        <w:rPr>
          <w:rStyle w:val="sy0"/>
        </w:rPr>
        <w:t>&lt;</w:t>
      </w:r>
      <w:r>
        <w:t xml:space="preserve"> </w:t>
      </w:r>
      <w:r>
        <w:rPr>
          <w:rStyle w:val="nu0"/>
        </w:rPr>
        <w:t>8</w:t>
      </w:r>
      <w:r>
        <w:rPr>
          <w:rStyle w:val="sy0"/>
        </w:rPr>
        <w:t>;</w:t>
      </w:r>
      <w:r>
        <w:t xml:space="preserve"> offset</w:t>
      </w:r>
      <w:r>
        <w:rPr>
          <w:rStyle w:val="sy0"/>
        </w:rPr>
        <w:t>++</w:t>
      </w:r>
      <w:r>
        <w:rPr>
          <w:rStyle w:val="br0"/>
        </w:rPr>
        <w:t>)</w:t>
      </w:r>
      <w:r>
        <w:t xml:space="preserve"> </w:t>
      </w:r>
      <w:r>
        <w:rPr>
          <w:rStyle w:val="br0"/>
        </w:rPr>
        <w:t>{</w:t>
      </w:r>
      <w:r>
        <w:br/>
        <w:t>     </w:t>
      </w:r>
      <w:r>
        <w:rPr>
          <w:rStyle w:val="kw1"/>
        </w:rPr>
        <w:t>delayMicroseconds</w:t>
      </w:r>
      <w:r>
        <w:rPr>
          <w:rStyle w:val="br0"/>
        </w:rPr>
        <w:t>(</w:t>
      </w:r>
      <w:r>
        <w:t>bit9600Delay</w:t>
      </w:r>
      <w:r>
        <w:rPr>
          <w:rStyle w:val="br0"/>
        </w:rPr>
        <w:t>)</w:t>
      </w:r>
      <w:r>
        <w:rPr>
          <w:rStyle w:val="sy0"/>
        </w:rPr>
        <w:t>;</w:t>
      </w:r>
      <w:r>
        <w:br/>
        <w:t xml:space="preserve">     val </w:t>
      </w:r>
      <w:r>
        <w:rPr>
          <w:rStyle w:val="sy0"/>
        </w:rPr>
        <w:t>|=</w:t>
      </w:r>
      <w:r>
        <w:t xml:space="preserve"> </w:t>
      </w:r>
      <w:r>
        <w:rPr>
          <w:rStyle w:val="kw1"/>
        </w:rPr>
        <w:t>digitalRead</w:t>
      </w:r>
      <w:r>
        <w:rPr>
          <w:rStyle w:val="br0"/>
        </w:rPr>
        <w:t>(</w:t>
      </w:r>
      <w:r>
        <w:t>rx</w:t>
      </w:r>
      <w:r>
        <w:rPr>
          <w:rStyle w:val="br0"/>
        </w:rPr>
        <w:t>)</w:t>
      </w:r>
      <w:r>
        <w:t xml:space="preserve"> </w:t>
      </w:r>
      <w:r>
        <w:rPr>
          <w:rStyle w:val="sy0"/>
        </w:rPr>
        <w:t>&lt;&lt;</w:t>
      </w:r>
      <w:r>
        <w:t xml:space="preserve"> offset</w:t>
      </w:r>
      <w:r>
        <w:rPr>
          <w:rStyle w:val="sy0"/>
        </w:rPr>
        <w:t>;</w:t>
      </w:r>
      <w:r>
        <w:br/>
        <w:t xml:space="preserve">    </w:t>
      </w:r>
      <w:r>
        <w:rPr>
          <w:rStyle w:val="br0"/>
        </w:rPr>
        <w:t>}</w:t>
      </w:r>
      <w:r>
        <w:br/>
        <w:t xml:space="preserve">    </w:t>
      </w:r>
      <w:r>
        <w:rPr>
          <w:rStyle w:val="co1"/>
        </w:rPr>
        <w:t>//wait for stop bit + extra</w:t>
      </w:r>
      <w:r>
        <w:br/>
        <w:t xml:space="preserve">    </w:t>
      </w:r>
      <w:r>
        <w:rPr>
          <w:rStyle w:val="kw1"/>
        </w:rPr>
        <w:t>delayMicroseconds</w:t>
      </w:r>
      <w:r>
        <w:rPr>
          <w:rStyle w:val="br0"/>
        </w:rPr>
        <w:t>(</w:t>
      </w:r>
      <w:r>
        <w:t>bit9600Delay</w:t>
      </w:r>
      <w:r>
        <w:rPr>
          <w:rStyle w:val="br0"/>
        </w:rPr>
        <w:t>)</w:t>
      </w:r>
      <w:r>
        <w:rPr>
          <w:rStyle w:val="sy0"/>
        </w:rPr>
        <w:t>;</w:t>
      </w:r>
      <w:r>
        <w:t xml:space="preserve"> </w:t>
      </w:r>
      <w:r>
        <w:br/>
        <w:t xml:space="preserve">    </w:t>
      </w:r>
      <w:r>
        <w:rPr>
          <w:rStyle w:val="kw1"/>
        </w:rPr>
        <w:t>delayMicroseconds</w:t>
      </w:r>
      <w:r>
        <w:rPr>
          <w:rStyle w:val="br0"/>
        </w:rPr>
        <w:t>(</w:t>
      </w:r>
      <w:r>
        <w:t>bit9600Delay</w:t>
      </w:r>
      <w:r>
        <w:rPr>
          <w:rStyle w:val="br0"/>
        </w:rPr>
        <w:t>)</w:t>
      </w:r>
      <w:r>
        <w:rPr>
          <w:rStyle w:val="sy0"/>
        </w:rPr>
        <w:t>;</w:t>
      </w:r>
      <w:r>
        <w:br/>
        <w:t xml:space="preserve">    </w:t>
      </w:r>
      <w:r>
        <w:rPr>
          <w:rStyle w:val="kw1"/>
        </w:rPr>
        <w:t>return</w:t>
      </w:r>
      <w:r>
        <w:t xml:space="preserve"> val</w:t>
      </w:r>
      <w:r>
        <w:rPr>
          <w:rStyle w:val="sy0"/>
        </w:rPr>
        <w:t>;</w:t>
      </w:r>
      <w:r>
        <w:br/>
        <w:t xml:space="preserve">  </w:t>
      </w:r>
      <w:r>
        <w:rPr>
          <w:rStyle w:val="br0"/>
        </w:rPr>
        <w:t>}</w:t>
      </w:r>
      <w:r>
        <w:br/>
      </w:r>
      <w:r>
        <w:rPr>
          <w:rStyle w:val="br0"/>
        </w:rPr>
        <w:t>}</w:t>
      </w:r>
      <w:r>
        <w:br/>
      </w:r>
      <w:r>
        <w:br/>
      </w:r>
      <w:r>
        <w:rPr>
          <w:rStyle w:val="kw1"/>
        </w:rPr>
        <w:t>void</w:t>
      </w:r>
      <w:r>
        <w:t xml:space="preserve"> </w:t>
      </w:r>
      <w:r>
        <w:rPr>
          <w:rStyle w:val="kw3"/>
        </w:rPr>
        <w:t>loop</w:t>
      </w:r>
      <w:r>
        <w:rPr>
          <w:rStyle w:val="br0"/>
        </w:rPr>
        <w:t>()</w:t>
      </w:r>
      <w:r>
        <w:br/>
      </w:r>
      <w:r>
        <w:rPr>
          <w:rStyle w:val="br0"/>
        </w:rPr>
        <w:t>{</w:t>
      </w:r>
      <w:r>
        <w:br/>
      </w:r>
      <w:r>
        <w:lastRenderedPageBreak/>
        <w:t xml:space="preserve">    SWval </w:t>
      </w:r>
      <w:r>
        <w:rPr>
          <w:rStyle w:val="sy0"/>
        </w:rPr>
        <w:t>=</w:t>
      </w:r>
      <w:r>
        <w:t xml:space="preserve"> SWread</w:t>
      </w:r>
      <w:r>
        <w:rPr>
          <w:rStyle w:val="br0"/>
        </w:rPr>
        <w:t>()</w:t>
      </w:r>
      <w:r>
        <w:rPr>
          <w:rStyle w:val="sy0"/>
        </w:rPr>
        <w:t>;</w:t>
      </w:r>
      <w:r>
        <w:t xml:space="preserve"> </w:t>
      </w:r>
      <w:r>
        <w:br/>
        <w:t>    SWprint</w:t>
      </w:r>
      <w:r>
        <w:rPr>
          <w:rStyle w:val="br0"/>
        </w:rPr>
        <w:t>(</w:t>
      </w:r>
      <w:r>
        <w:t>toupper</w:t>
      </w:r>
      <w:r>
        <w:rPr>
          <w:rStyle w:val="br0"/>
        </w:rPr>
        <w:t>(</w:t>
      </w:r>
      <w:r>
        <w:t>SWval</w:t>
      </w:r>
      <w:r>
        <w:rPr>
          <w:rStyle w:val="br0"/>
        </w:rPr>
        <w:t>))</w:t>
      </w:r>
      <w:r>
        <w:rPr>
          <w:rStyle w:val="sy0"/>
        </w:rPr>
        <w:t>;</w:t>
      </w:r>
      <w:r>
        <w:br/>
      </w:r>
      <w:r>
        <w:rPr>
          <w:rStyle w:val="br0"/>
        </w:rPr>
        <w:t>}</w:t>
      </w:r>
    </w:p>
    <w:p w:rsidR="00F7228C" w:rsidRDefault="00335053" w:rsidP="00F7228C">
      <w:hyperlink r:id="rId136" w:history="1">
        <w:r w:rsidR="00F7228C">
          <w:rPr>
            <w:rStyle w:val="Lienhypertexte"/>
          </w:rPr>
          <w:t>[Get Code]</w:t>
        </w:r>
      </w:hyperlink>
    </w:p>
    <w:p w:rsidR="00F7228C" w:rsidRDefault="00F7228C" w:rsidP="00F7228C">
      <w:pPr>
        <w:pStyle w:val="NormalWeb"/>
      </w:pPr>
      <w:r>
        <w:t xml:space="preserve">Open up your serial terminal program and set it to 9600 baud, 8 data bits, 1 stop bit, no parity, no hardware flow control. Press the reset button on the arduino board. The word "hi" should appear in the terminal window followed by an advancement to the next line. Here is a shot of what it should look like in Hyperterminal, the free pre-installed windows terminal application. </w:t>
      </w:r>
    </w:p>
    <w:p w:rsidR="00F7228C" w:rsidRDefault="00F7228C" w:rsidP="00F7228C">
      <w:r>
        <w:rPr>
          <w:noProof/>
          <w:lang w:eastAsia="fr-FR"/>
        </w:rPr>
        <w:drawing>
          <wp:inline distT="0" distB="0" distL="0" distR="0">
            <wp:extent cx="4190365" cy="2981960"/>
            <wp:effectExtent l="0" t="0" r="635" b="8890"/>
            <wp:docPr id="42" name="Image 42" descr="https://www.arduino.cc/en/uploads/Tutorial/hyperterm_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rduino.cc/en/uploads/Tutorial/hyperterm_h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0365" cy="2981960"/>
                    </a:xfrm>
                    <a:prstGeom prst="rect">
                      <a:avLst/>
                    </a:prstGeom>
                    <a:noFill/>
                    <a:ln>
                      <a:noFill/>
                    </a:ln>
                  </pic:spPr>
                </pic:pic>
              </a:graphicData>
            </a:graphic>
          </wp:inline>
        </w:drawing>
      </w:r>
    </w:p>
    <w:p w:rsidR="00F7228C" w:rsidRDefault="00F7228C" w:rsidP="00F7228C">
      <w:pPr>
        <w:pStyle w:val="NormalWeb"/>
      </w:pPr>
      <w:r>
        <w:t xml:space="preserve">Now, try typing a lowercase character into the terminal window. You should see the letter you typed return to you in uppercase. </w:t>
      </w:r>
    </w:p>
    <w:p w:rsidR="00F7228C" w:rsidRDefault="00F7228C" w:rsidP="00F7228C">
      <w:r>
        <w:rPr>
          <w:noProof/>
          <w:lang w:eastAsia="fr-FR"/>
        </w:rPr>
        <w:drawing>
          <wp:inline distT="0" distB="0" distL="0" distR="0">
            <wp:extent cx="4190365" cy="2981960"/>
            <wp:effectExtent l="0" t="0" r="635" b="8890"/>
            <wp:docPr id="41" name="Image 41" descr="https://www.arduino.cc/en/uploads/Tutorial/hyperterm_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rduino.cc/en/uploads/Tutorial/hyperterm_ab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0365" cy="2981960"/>
                    </a:xfrm>
                    <a:prstGeom prst="rect">
                      <a:avLst/>
                    </a:prstGeom>
                    <a:noFill/>
                    <a:ln>
                      <a:noFill/>
                    </a:ln>
                  </pic:spPr>
                </pic:pic>
              </a:graphicData>
            </a:graphic>
          </wp:inline>
        </w:drawing>
      </w:r>
    </w:p>
    <w:p w:rsidR="00F7228C" w:rsidRDefault="00F7228C" w:rsidP="00F7228C">
      <w:pPr>
        <w:pStyle w:val="NormalWeb"/>
      </w:pPr>
      <w:r>
        <w:lastRenderedPageBreak/>
        <w:t xml:space="preserve">If this works, congratulations! Your serial connection is working as planned. You can now use your new serial/computer connection to print debugging statements from your code, and to send commands to your microcontroller. </w:t>
      </w:r>
    </w:p>
    <w:p w:rsidR="00F7228C" w:rsidRDefault="00F7228C" w:rsidP="00F7228C">
      <w:pPr>
        <w:pStyle w:val="NormalWeb"/>
      </w:pPr>
      <w:r>
        <w:rPr>
          <w:rStyle w:val="Accentuation"/>
        </w:rPr>
        <w:t>code and tutorial by Heather Dewey-Hagborg, photos by Thomas Dexter</w:t>
      </w:r>
      <w:r>
        <w:t xml:space="preserve"> </w:t>
      </w:r>
    </w:p>
    <w:p w:rsidR="00F7228C" w:rsidRDefault="00F7228C" w:rsidP="00A23F60">
      <w:pPr>
        <w:pStyle w:val="Sansinterligne"/>
      </w:pPr>
    </w:p>
    <w:p w:rsidR="000C2679" w:rsidRDefault="000C2679">
      <w:r>
        <w:br w:type="page"/>
      </w:r>
    </w:p>
    <w:p w:rsidR="00F7228C" w:rsidRDefault="000C2679" w:rsidP="00C05C42">
      <w:pPr>
        <w:pStyle w:val="Titre1"/>
      </w:pPr>
      <w:bookmarkStart w:id="47" w:name="_Toc473877305"/>
      <w:r>
        <w:lastRenderedPageBreak/>
        <w:t xml:space="preserve">Shield Aliexpress MoreSuns </w:t>
      </w:r>
      <w:r>
        <w:tab/>
      </w:r>
      <w:r>
        <w:tab/>
        <w:t>15€</w:t>
      </w:r>
      <w:bookmarkEnd w:id="47"/>
    </w:p>
    <w:p w:rsidR="000C2679" w:rsidRDefault="000C2679" w:rsidP="00A23F60">
      <w:pPr>
        <w:pStyle w:val="Sansinterligne"/>
      </w:pPr>
    </w:p>
    <w:p w:rsidR="000C2679" w:rsidRDefault="00335053" w:rsidP="00A23F60">
      <w:pPr>
        <w:pStyle w:val="Sansinterligne"/>
      </w:pPr>
      <w:hyperlink r:id="rId137" w:history="1">
        <w:r w:rsidR="000C2679" w:rsidRPr="006D775B">
          <w:rPr>
            <w:rStyle w:val="Lienhypertexte"/>
          </w:rPr>
          <w:t>https://www.aliexpress.com/store/1548016</w:t>
        </w:r>
      </w:hyperlink>
      <w:r w:rsidR="000C2679">
        <w:t xml:space="preserve"> </w:t>
      </w:r>
    </w:p>
    <w:p w:rsidR="000C2679" w:rsidRDefault="000C2679" w:rsidP="00A23F60">
      <w:pPr>
        <w:pStyle w:val="Sansinterligne"/>
      </w:pPr>
    </w:p>
    <w:p w:rsidR="000C2679" w:rsidRDefault="00335053" w:rsidP="00A23F60">
      <w:pPr>
        <w:pStyle w:val="Sansinterligne"/>
      </w:pPr>
      <w:hyperlink r:id="rId138" w:history="1">
        <w:r w:rsidR="000C2679" w:rsidRPr="006D775B">
          <w:rPr>
            <w:rStyle w:val="Lienhypertexte"/>
          </w:rPr>
          <w:t>https://fr.aliexpress.com/item/Fast-Free-Ship-RS232-Shield-V2-for-pcDuino-Arduino-RS232-serial-interface-communication-module/32664256235.html?spm=2114.06010108.3.1.hV3d1z&amp;ws_ab_test=searchweb0_0,searchweb201602_3_10065_10068_10501_10503_10000032_119_10000025_10000029_430_10000028_10060_10062_10056_10055_10000062_10054_10059_10099_10000022_10000012_10103_10000015_10102_10096_10000018_10000019_10000056_10000059_10052_10053_10107_10050_10106_10051_10000053_10000007_10000050_10084_10083_10118_10000047_10080_10082_10081_10110_10111_10112_10113_10114_10115_10033_10000041_10000044_10078_10079_10000038_429_10073_10000035_10121-10503_10501,searchweb201603_10,afswitch_1,single_sort_1_default&amp;btsid=edc0cfd6-673f-46c8-a22c-4d3647bed128</w:t>
        </w:r>
      </w:hyperlink>
      <w:r w:rsidR="000C2679">
        <w:t xml:space="preserve"> </w:t>
      </w:r>
    </w:p>
    <w:p w:rsidR="000C2679" w:rsidRDefault="000C2679" w:rsidP="00A23F60">
      <w:pPr>
        <w:pStyle w:val="Sansinterligne"/>
      </w:pPr>
    </w:p>
    <w:p w:rsidR="000C2679" w:rsidRDefault="000C2679" w:rsidP="00A23F60">
      <w:pPr>
        <w:pStyle w:val="Sansinterligne"/>
      </w:pPr>
      <w:r>
        <w:rPr>
          <w:noProof/>
          <w:lang w:eastAsia="fr-FR"/>
        </w:rPr>
        <w:drawing>
          <wp:inline distT="0" distB="0" distL="0" distR="0">
            <wp:extent cx="5224007" cy="2042107"/>
            <wp:effectExtent l="0" t="0" r="0" b="0"/>
            <wp:docPr id="52" name="Image 52" descr="https://ae01.alicdn.com/kf/HTB1cdsbJFXXXXa9aXXXq6xXFXXXr/222322000/HTB1cdsbJFXXXXa9aXXXq6xXFXXXr.jpg?size=88032&amp;height=295&amp;width=754&amp;hash=1fd3b4837d02aebd725d7b59eff1f1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cdsbJFXXXXa9aXXXq6xXFXXXr/222322000/HTB1cdsbJFXXXXa9aXXXq6xXFXXXr.jpg?size=88032&amp;height=295&amp;width=754&amp;hash=1fd3b4837d02aebd725d7b59eff1f1b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22922" cy="2041683"/>
                    </a:xfrm>
                    <a:prstGeom prst="rect">
                      <a:avLst/>
                    </a:prstGeom>
                    <a:noFill/>
                    <a:ln>
                      <a:noFill/>
                    </a:ln>
                  </pic:spPr>
                </pic:pic>
              </a:graphicData>
            </a:graphic>
          </wp:inline>
        </w:drawing>
      </w:r>
    </w:p>
    <w:p w:rsidR="000C2679" w:rsidRDefault="000C2679" w:rsidP="00A23F60">
      <w:pPr>
        <w:pStyle w:val="Sansinterligne"/>
      </w:pPr>
    </w:p>
    <w:p w:rsidR="000C2679" w:rsidRDefault="000C2679" w:rsidP="00A23F60">
      <w:pPr>
        <w:pStyle w:val="Sansinterligne"/>
      </w:pPr>
      <w:r>
        <w:rPr>
          <w:noProof/>
          <w:lang w:eastAsia="fr-FR"/>
        </w:rPr>
        <w:drawing>
          <wp:inline distT="0" distB="0" distL="0" distR="0">
            <wp:extent cx="3935895" cy="3499058"/>
            <wp:effectExtent l="0" t="0" r="7620" b="6350"/>
            <wp:docPr id="56" name="Image 56" descr="https://ae01.alicdn.com/kf/HTB1o1oeJFXXXXXYaXXXq6xXFXXXl/222322000/HTB1o1oeJFXXXXXYaXXXq6xXFXXXl.jpg?size=50495&amp;height=535&amp;width=602&amp;hash=d30d38ce861e79f2f28813f72fc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e01.alicdn.com/kf/HTB1o1oeJFXXXXXYaXXXq6xXFXXXl/222322000/HTB1o1oeJFXXXXXYaXXXq6xXFXXXl.jpg?size=50495&amp;height=535&amp;width=602&amp;hash=d30d38ce861e79f2f28813f72fc743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935895" cy="3499058"/>
                    </a:xfrm>
                    <a:prstGeom prst="rect">
                      <a:avLst/>
                    </a:prstGeom>
                    <a:noFill/>
                    <a:ln>
                      <a:noFill/>
                    </a:ln>
                  </pic:spPr>
                </pic:pic>
              </a:graphicData>
            </a:graphic>
          </wp:inline>
        </w:drawing>
      </w:r>
    </w:p>
    <w:p w:rsidR="000C2679" w:rsidRDefault="000C2679" w:rsidP="00A23F60">
      <w:pPr>
        <w:pStyle w:val="Sansinterligne"/>
      </w:pPr>
      <w:r>
        <w:rPr>
          <w:noProof/>
          <w:lang w:eastAsia="fr-FR"/>
        </w:rPr>
        <w:lastRenderedPageBreak/>
        <w:drawing>
          <wp:inline distT="0" distB="0" distL="0" distR="0" wp14:anchorId="3C3BDF31" wp14:editId="5FEE4100">
            <wp:extent cx="3694058" cy="3339548"/>
            <wp:effectExtent l="0" t="0" r="1905" b="0"/>
            <wp:docPr id="53" name="Image 53" descr="https://ae01.alicdn.com/kf/HTB1igIdJFXXXXc7XVXXq6xXFXXXQ/222322000/HTB1igIdJFXXXXc7XVXXq6xXFXXXQ.jpg?size=57047&amp;height=535&amp;width=592&amp;hash=854521cb7d5e9b129439eb806af7e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e01.alicdn.com/kf/HTB1igIdJFXXXXc7XVXXq6xXFXXXQ/222322000/HTB1igIdJFXXXXc7XVXXq6xXFXXXQ.jpg?size=57047&amp;height=535&amp;width=592&amp;hash=854521cb7d5e9b129439eb806af7eef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698548" cy="3343607"/>
                    </a:xfrm>
                    <a:prstGeom prst="rect">
                      <a:avLst/>
                    </a:prstGeom>
                    <a:noFill/>
                    <a:ln>
                      <a:noFill/>
                    </a:ln>
                  </pic:spPr>
                </pic:pic>
              </a:graphicData>
            </a:graphic>
          </wp:inline>
        </w:drawing>
      </w:r>
    </w:p>
    <w:p w:rsidR="000C2679" w:rsidRDefault="000C2679" w:rsidP="00A23F60">
      <w:pPr>
        <w:pStyle w:val="Sansinterligne"/>
      </w:pPr>
    </w:p>
    <w:p w:rsidR="000C2679" w:rsidRDefault="000C2679" w:rsidP="00A23F60">
      <w:pPr>
        <w:pStyle w:val="Sansinterligne"/>
      </w:pPr>
      <w:r>
        <w:rPr>
          <w:noProof/>
          <w:lang w:eastAsia="fr-FR"/>
        </w:rPr>
        <w:drawing>
          <wp:inline distT="0" distB="0" distL="0" distR="0">
            <wp:extent cx="4913906" cy="4968791"/>
            <wp:effectExtent l="0" t="0" r="1270" b="3810"/>
            <wp:docPr id="54" name="Image 54" descr="https://ae01.alicdn.com/kf/HTB1zu7AJFXXXXbAXpXXq6xXFXXXf/222322000/HTB1zu7AJFXXXXbAXpXXq6xXFXXXf.jpg?size=81158&amp;height=604&amp;width=597&amp;hash=72959139e86c5d5a6761d07e0d772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e01.alicdn.com/kf/HTB1zu7AJFXXXXbAXpXXq6xXFXXXf/222322000/HTB1zu7AJFXXXXbAXpXXq6xXFXXXf.jpg?size=81158&amp;height=604&amp;width=597&amp;hash=72959139e86c5d5a6761d07e0d7723c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13883" cy="4968767"/>
                    </a:xfrm>
                    <a:prstGeom prst="rect">
                      <a:avLst/>
                    </a:prstGeom>
                    <a:noFill/>
                    <a:ln>
                      <a:noFill/>
                    </a:ln>
                  </pic:spPr>
                </pic:pic>
              </a:graphicData>
            </a:graphic>
          </wp:inline>
        </w:drawing>
      </w:r>
    </w:p>
    <w:p w:rsidR="000C2679" w:rsidRDefault="000C2679" w:rsidP="00A23F60">
      <w:pPr>
        <w:pStyle w:val="Sansinterligne"/>
      </w:pPr>
    </w:p>
    <w:sectPr w:rsidR="000C2679" w:rsidSect="00A23F60">
      <w:headerReference w:type="default" r:id="rId143"/>
      <w:footerReference w:type="default" r:id="rId1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053" w:rsidRDefault="00335053" w:rsidP="00A23F60">
      <w:pPr>
        <w:spacing w:after="0" w:line="240" w:lineRule="auto"/>
      </w:pPr>
      <w:r>
        <w:separator/>
      </w:r>
    </w:p>
  </w:endnote>
  <w:endnote w:type="continuationSeparator" w:id="0">
    <w:p w:rsidR="00335053" w:rsidRDefault="00335053" w:rsidP="00A2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215818"/>
      <w:docPartObj>
        <w:docPartGallery w:val="Page Numbers (Bottom of Page)"/>
        <w:docPartUnique/>
      </w:docPartObj>
    </w:sdtPr>
    <w:sdtEndPr/>
    <w:sdtContent>
      <w:p w:rsidR="00897806" w:rsidRDefault="00897806" w:rsidP="0033086A">
        <w:pPr>
          <w:pStyle w:val="Pieddepage"/>
          <w:jc w:val="center"/>
        </w:pPr>
        <w:r>
          <w:t xml:space="preserve">Page </w:t>
        </w:r>
        <w:r>
          <w:fldChar w:fldCharType="begin"/>
        </w:r>
        <w:r>
          <w:instrText>PAGE   \* MERGEFORMAT</w:instrText>
        </w:r>
        <w:r>
          <w:fldChar w:fldCharType="separate"/>
        </w:r>
        <w:r w:rsidR="00177AAD">
          <w:rPr>
            <w:noProof/>
          </w:rPr>
          <w:t>1</w:t>
        </w:r>
        <w:r>
          <w:fldChar w:fldCharType="end"/>
        </w:r>
        <w:r>
          <w:t xml:space="preserve"> sur </w:t>
        </w:r>
        <w:r w:rsidR="00335053">
          <w:fldChar w:fldCharType="begin"/>
        </w:r>
        <w:r w:rsidR="00335053">
          <w:instrText xml:space="preserve"> NUMPAGES   \* MERGEFORMAT </w:instrText>
        </w:r>
        <w:r w:rsidR="00335053">
          <w:fldChar w:fldCharType="separate"/>
        </w:r>
        <w:r w:rsidR="00177AAD">
          <w:rPr>
            <w:noProof/>
          </w:rPr>
          <w:t>48</w:t>
        </w:r>
        <w:r w:rsidR="00335053">
          <w:rPr>
            <w:noProof/>
          </w:rPr>
          <w:fldChar w:fldCharType="end"/>
        </w:r>
        <w:r>
          <w:t xml:space="preserve"> de </w:t>
        </w:r>
        <w:fldSimple w:instr=" FILENAME   \* MERGEFORMAT ">
          <w:r w:rsidR="00177AAD">
            <w:rPr>
              <w:noProof/>
            </w:rPr>
            <w:t>Arduino_Rs232.docx</w:t>
          </w:r>
        </w:fldSimple>
        <w:r>
          <w:t xml:space="preserve"> du </w:t>
        </w:r>
        <w:r>
          <w:fldChar w:fldCharType="begin"/>
        </w:r>
        <w:r>
          <w:instrText xml:space="preserve"> SAVEDATE  \@ "d MMMM yyyy"  \* MERGEFORMAT </w:instrText>
        </w:r>
        <w:r>
          <w:fldChar w:fldCharType="separate"/>
        </w:r>
        <w:r w:rsidR="00177AAD">
          <w:rPr>
            <w:noProof/>
          </w:rPr>
          <w:t>3 février 2017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053" w:rsidRDefault="00335053" w:rsidP="00A23F60">
      <w:pPr>
        <w:spacing w:after="0" w:line="240" w:lineRule="auto"/>
      </w:pPr>
      <w:r>
        <w:separator/>
      </w:r>
    </w:p>
  </w:footnote>
  <w:footnote w:type="continuationSeparator" w:id="0">
    <w:p w:rsidR="00335053" w:rsidRDefault="00335053" w:rsidP="00A23F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06" w:rsidRPr="00465B68" w:rsidRDefault="00897806" w:rsidP="009E06BA">
    <w:pPr>
      <w:pStyle w:val="Titre"/>
      <w:jc w:val="center"/>
    </w:pPr>
    <w:r>
      <w:t>Arduino et RS 232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E75"/>
    <w:multiLevelType w:val="multilevel"/>
    <w:tmpl w:val="87D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33B39"/>
    <w:multiLevelType w:val="multilevel"/>
    <w:tmpl w:val="7986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F4A7B"/>
    <w:multiLevelType w:val="multilevel"/>
    <w:tmpl w:val="4BC4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315BB"/>
    <w:multiLevelType w:val="multilevel"/>
    <w:tmpl w:val="CD7C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43E4C"/>
    <w:multiLevelType w:val="multilevel"/>
    <w:tmpl w:val="3DC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D1197D"/>
    <w:multiLevelType w:val="multilevel"/>
    <w:tmpl w:val="F49E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9957D0"/>
    <w:multiLevelType w:val="multilevel"/>
    <w:tmpl w:val="00BC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D309D0"/>
    <w:multiLevelType w:val="multilevel"/>
    <w:tmpl w:val="250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E337A"/>
    <w:multiLevelType w:val="multilevel"/>
    <w:tmpl w:val="132A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DD2F50"/>
    <w:multiLevelType w:val="multilevel"/>
    <w:tmpl w:val="8CE6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F00F4B"/>
    <w:multiLevelType w:val="multilevel"/>
    <w:tmpl w:val="D434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DA244E"/>
    <w:multiLevelType w:val="multilevel"/>
    <w:tmpl w:val="04C2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060590"/>
    <w:multiLevelType w:val="multilevel"/>
    <w:tmpl w:val="2A0C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016963"/>
    <w:multiLevelType w:val="multilevel"/>
    <w:tmpl w:val="874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305E84"/>
    <w:multiLevelType w:val="multilevel"/>
    <w:tmpl w:val="5840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DE6C92"/>
    <w:multiLevelType w:val="multilevel"/>
    <w:tmpl w:val="C69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45752C"/>
    <w:multiLevelType w:val="multilevel"/>
    <w:tmpl w:val="C58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F04198"/>
    <w:multiLevelType w:val="multilevel"/>
    <w:tmpl w:val="5EEAC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567E2F"/>
    <w:multiLevelType w:val="multilevel"/>
    <w:tmpl w:val="2BE2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3E37C0"/>
    <w:multiLevelType w:val="multilevel"/>
    <w:tmpl w:val="1A3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6E6096"/>
    <w:multiLevelType w:val="multilevel"/>
    <w:tmpl w:val="6908D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9C5C86"/>
    <w:multiLevelType w:val="multilevel"/>
    <w:tmpl w:val="8CF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B02ADC"/>
    <w:multiLevelType w:val="multilevel"/>
    <w:tmpl w:val="E15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862FB1"/>
    <w:multiLevelType w:val="multilevel"/>
    <w:tmpl w:val="BD8E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0"/>
  </w:num>
  <w:num w:numId="4">
    <w:abstractNumId w:val="5"/>
  </w:num>
  <w:num w:numId="5">
    <w:abstractNumId w:val="6"/>
  </w:num>
  <w:num w:numId="6">
    <w:abstractNumId w:val="0"/>
  </w:num>
  <w:num w:numId="7">
    <w:abstractNumId w:val="16"/>
  </w:num>
  <w:num w:numId="8">
    <w:abstractNumId w:val="1"/>
  </w:num>
  <w:num w:numId="9">
    <w:abstractNumId w:val="17"/>
  </w:num>
  <w:num w:numId="10">
    <w:abstractNumId w:val="3"/>
  </w:num>
  <w:num w:numId="11">
    <w:abstractNumId w:val="21"/>
  </w:num>
  <w:num w:numId="12">
    <w:abstractNumId w:val="18"/>
  </w:num>
  <w:num w:numId="13">
    <w:abstractNumId w:val="19"/>
  </w:num>
  <w:num w:numId="14">
    <w:abstractNumId w:val="2"/>
  </w:num>
  <w:num w:numId="15">
    <w:abstractNumId w:val="11"/>
  </w:num>
  <w:num w:numId="16">
    <w:abstractNumId w:val="20"/>
  </w:num>
  <w:num w:numId="17">
    <w:abstractNumId w:val="8"/>
  </w:num>
  <w:num w:numId="18">
    <w:abstractNumId w:val="13"/>
  </w:num>
  <w:num w:numId="19">
    <w:abstractNumId w:val="9"/>
  </w:num>
  <w:num w:numId="20">
    <w:abstractNumId w:val="23"/>
  </w:num>
  <w:num w:numId="21">
    <w:abstractNumId w:val="4"/>
  </w:num>
  <w:num w:numId="22">
    <w:abstractNumId w:val="15"/>
  </w:num>
  <w:num w:numId="23">
    <w:abstractNumId w:val="2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304"/>
    <w:rsid w:val="00000B57"/>
    <w:rsid w:val="00004203"/>
    <w:rsid w:val="00025EC3"/>
    <w:rsid w:val="000326EC"/>
    <w:rsid w:val="00043395"/>
    <w:rsid w:val="00086591"/>
    <w:rsid w:val="000B4C75"/>
    <w:rsid w:val="000C2679"/>
    <w:rsid w:val="00107C93"/>
    <w:rsid w:val="001143F1"/>
    <w:rsid w:val="0016775E"/>
    <w:rsid w:val="00177AAD"/>
    <w:rsid w:val="001F6202"/>
    <w:rsid w:val="00201DCB"/>
    <w:rsid w:val="002074AB"/>
    <w:rsid w:val="00261942"/>
    <w:rsid w:val="002624F8"/>
    <w:rsid w:val="0033086A"/>
    <w:rsid w:val="00335053"/>
    <w:rsid w:val="0034798C"/>
    <w:rsid w:val="00350C5A"/>
    <w:rsid w:val="003541D1"/>
    <w:rsid w:val="00374F83"/>
    <w:rsid w:val="00377D83"/>
    <w:rsid w:val="003D0A0A"/>
    <w:rsid w:val="004252C6"/>
    <w:rsid w:val="00452ED0"/>
    <w:rsid w:val="00465B68"/>
    <w:rsid w:val="004700F7"/>
    <w:rsid w:val="00470687"/>
    <w:rsid w:val="004D2304"/>
    <w:rsid w:val="00561815"/>
    <w:rsid w:val="00583DFA"/>
    <w:rsid w:val="005B51AA"/>
    <w:rsid w:val="005C6BDB"/>
    <w:rsid w:val="005D781A"/>
    <w:rsid w:val="005E6969"/>
    <w:rsid w:val="005F21DC"/>
    <w:rsid w:val="00625E3E"/>
    <w:rsid w:val="0064686B"/>
    <w:rsid w:val="00692473"/>
    <w:rsid w:val="00693877"/>
    <w:rsid w:val="006A3BA6"/>
    <w:rsid w:val="006C6E6D"/>
    <w:rsid w:val="006D6760"/>
    <w:rsid w:val="00715B37"/>
    <w:rsid w:val="0072307A"/>
    <w:rsid w:val="007564D2"/>
    <w:rsid w:val="00790A6B"/>
    <w:rsid w:val="007A4C58"/>
    <w:rsid w:val="007D0DDD"/>
    <w:rsid w:val="007F5121"/>
    <w:rsid w:val="00825BC3"/>
    <w:rsid w:val="00847E40"/>
    <w:rsid w:val="0085575A"/>
    <w:rsid w:val="00865A9D"/>
    <w:rsid w:val="00897806"/>
    <w:rsid w:val="008A2AC5"/>
    <w:rsid w:val="008F21B3"/>
    <w:rsid w:val="00991010"/>
    <w:rsid w:val="009C2AF2"/>
    <w:rsid w:val="009D0093"/>
    <w:rsid w:val="009D7F74"/>
    <w:rsid w:val="009E06BA"/>
    <w:rsid w:val="009F7F35"/>
    <w:rsid w:val="00A01053"/>
    <w:rsid w:val="00A053CD"/>
    <w:rsid w:val="00A22A6D"/>
    <w:rsid w:val="00A23F60"/>
    <w:rsid w:val="00A25076"/>
    <w:rsid w:val="00A56460"/>
    <w:rsid w:val="00A77103"/>
    <w:rsid w:val="00AC60CE"/>
    <w:rsid w:val="00AF00F1"/>
    <w:rsid w:val="00AF6E09"/>
    <w:rsid w:val="00B06370"/>
    <w:rsid w:val="00B14824"/>
    <w:rsid w:val="00B14FF7"/>
    <w:rsid w:val="00B31139"/>
    <w:rsid w:val="00B650BC"/>
    <w:rsid w:val="00B83FB6"/>
    <w:rsid w:val="00B95119"/>
    <w:rsid w:val="00BA2014"/>
    <w:rsid w:val="00BA35B5"/>
    <w:rsid w:val="00BB5C66"/>
    <w:rsid w:val="00BD715F"/>
    <w:rsid w:val="00BE3541"/>
    <w:rsid w:val="00C05C42"/>
    <w:rsid w:val="00CA1B66"/>
    <w:rsid w:val="00CC4802"/>
    <w:rsid w:val="00CD3F43"/>
    <w:rsid w:val="00CE4C05"/>
    <w:rsid w:val="00D15E8C"/>
    <w:rsid w:val="00D24DC0"/>
    <w:rsid w:val="00D261B3"/>
    <w:rsid w:val="00D86B1A"/>
    <w:rsid w:val="00DB15EE"/>
    <w:rsid w:val="00DD2576"/>
    <w:rsid w:val="00DD3BC4"/>
    <w:rsid w:val="00DE093F"/>
    <w:rsid w:val="00DE7FE3"/>
    <w:rsid w:val="00E101CC"/>
    <w:rsid w:val="00E600E6"/>
    <w:rsid w:val="00E81D9B"/>
    <w:rsid w:val="00EA672C"/>
    <w:rsid w:val="00ED3318"/>
    <w:rsid w:val="00F47704"/>
    <w:rsid w:val="00F7228C"/>
    <w:rsid w:val="00FA6DA4"/>
    <w:rsid w:val="00FC7991"/>
    <w:rsid w:val="00FD794C"/>
    <w:rsid w:val="00FE3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E06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E06B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E06B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E06B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D261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23F60"/>
    <w:pPr>
      <w:spacing w:after="0" w:line="240" w:lineRule="auto"/>
    </w:pPr>
  </w:style>
  <w:style w:type="character" w:styleId="Lienhypertexte">
    <w:name w:val="Hyperlink"/>
    <w:basedOn w:val="Policepardfaut"/>
    <w:uiPriority w:val="99"/>
    <w:unhideWhenUsed/>
    <w:rsid w:val="00A23F60"/>
    <w:rPr>
      <w:color w:val="0000FF" w:themeColor="hyperlink"/>
      <w:u w:val="single"/>
    </w:rPr>
  </w:style>
  <w:style w:type="paragraph" w:styleId="En-tte">
    <w:name w:val="header"/>
    <w:basedOn w:val="Normal"/>
    <w:link w:val="En-tteCar"/>
    <w:uiPriority w:val="99"/>
    <w:unhideWhenUsed/>
    <w:rsid w:val="00A23F60"/>
    <w:pPr>
      <w:tabs>
        <w:tab w:val="center" w:pos="4536"/>
        <w:tab w:val="right" w:pos="9072"/>
      </w:tabs>
      <w:spacing w:after="0" w:line="240" w:lineRule="auto"/>
    </w:pPr>
  </w:style>
  <w:style w:type="character" w:customStyle="1" w:styleId="En-tteCar">
    <w:name w:val="En-tête Car"/>
    <w:basedOn w:val="Policepardfaut"/>
    <w:link w:val="En-tte"/>
    <w:uiPriority w:val="99"/>
    <w:rsid w:val="00A23F60"/>
  </w:style>
  <w:style w:type="paragraph" w:styleId="Pieddepage">
    <w:name w:val="footer"/>
    <w:basedOn w:val="Normal"/>
    <w:link w:val="PieddepageCar"/>
    <w:uiPriority w:val="99"/>
    <w:unhideWhenUsed/>
    <w:rsid w:val="00A2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3F60"/>
  </w:style>
  <w:style w:type="paragraph" w:styleId="Titre">
    <w:name w:val="Title"/>
    <w:basedOn w:val="Normal"/>
    <w:next w:val="Normal"/>
    <w:link w:val="TitreCar"/>
    <w:uiPriority w:val="10"/>
    <w:qFormat/>
    <w:rsid w:val="00465B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5B6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E06B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E06B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E06B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E06BA"/>
    <w:rPr>
      <w:rFonts w:ascii="Times New Roman" w:eastAsia="Times New Roman" w:hAnsi="Times New Roman" w:cs="Times New Roman"/>
      <w:b/>
      <w:bCs/>
      <w:sz w:val="24"/>
      <w:szCs w:val="24"/>
      <w:lang w:eastAsia="fr-FR"/>
    </w:rPr>
  </w:style>
  <w:style w:type="character" w:customStyle="1" w:styleId="author">
    <w:name w:val="author"/>
    <w:basedOn w:val="Policepardfaut"/>
    <w:rsid w:val="009E06BA"/>
  </w:style>
  <w:style w:type="paragraph" w:customStyle="1" w:styleId="introduction">
    <w:name w:val="introduc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E06BA"/>
    <w:rPr>
      <w:b/>
      <w:bCs/>
    </w:rPr>
  </w:style>
  <w:style w:type="paragraph" w:styleId="NormalWeb">
    <w:name w:val="Normal (Web)"/>
    <w:basedOn w:val="Normal"/>
    <w:uiPriority w:val="99"/>
    <w:semiHidden/>
    <w:unhideWhenUsed/>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uestion">
    <w:name w:val="ques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uleur">
    <w:name w:val="couleur"/>
    <w:basedOn w:val="Policepardfaut"/>
    <w:rsid w:val="009E06BA"/>
  </w:style>
  <w:style w:type="paragraph" w:customStyle="1" w:styleId="information">
    <w:name w:val="informa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E06BA"/>
    <w:rPr>
      <w:i/>
      <w:iCs/>
    </w:rPr>
  </w:style>
  <w:style w:type="character" w:customStyle="1" w:styleId="gros">
    <w:name w:val="gros"/>
    <w:basedOn w:val="Policepardfaut"/>
    <w:rsid w:val="009E06BA"/>
  </w:style>
  <w:style w:type="character" w:customStyle="1" w:styleId="souligne">
    <w:name w:val="souligne"/>
    <w:basedOn w:val="Policepardfaut"/>
    <w:rsid w:val="009E06BA"/>
  </w:style>
  <w:style w:type="paragraph" w:styleId="Textedebulles">
    <w:name w:val="Balloon Text"/>
    <w:basedOn w:val="Normal"/>
    <w:link w:val="TextedebullesCar"/>
    <w:uiPriority w:val="99"/>
    <w:semiHidden/>
    <w:unhideWhenUsed/>
    <w:rsid w:val="009E06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06BA"/>
    <w:rPr>
      <w:rFonts w:ascii="Tahoma" w:hAnsi="Tahoma" w:cs="Tahoma"/>
      <w:sz w:val="16"/>
      <w:szCs w:val="16"/>
    </w:rPr>
  </w:style>
  <w:style w:type="character" w:customStyle="1" w:styleId="wikiword">
    <w:name w:val="wikiword"/>
    <w:basedOn w:val="Policepardfaut"/>
    <w:rsid w:val="00AF6E09"/>
  </w:style>
  <w:style w:type="character" w:customStyle="1" w:styleId="co1">
    <w:name w:val="co1"/>
    <w:basedOn w:val="Policepardfaut"/>
    <w:rsid w:val="00AF6E09"/>
  </w:style>
  <w:style w:type="character" w:customStyle="1" w:styleId="co2">
    <w:name w:val="co2"/>
    <w:basedOn w:val="Policepardfaut"/>
    <w:rsid w:val="00AF6E09"/>
  </w:style>
  <w:style w:type="character" w:customStyle="1" w:styleId="kw1">
    <w:name w:val="kw1"/>
    <w:basedOn w:val="Policepardfaut"/>
    <w:rsid w:val="00AF6E09"/>
  </w:style>
  <w:style w:type="character" w:customStyle="1" w:styleId="sy0">
    <w:name w:val="sy0"/>
    <w:basedOn w:val="Policepardfaut"/>
    <w:rsid w:val="00AF6E09"/>
  </w:style>
  <w:style w:type="character" w:customStyle="1" w:styleId="nu0">
    <w:name w:val="nu0"/>
    <w:basedOn w:val="Policepardfaut"/>
    <w:rsid w:val="00AF6E09"/>
  </w:style>
  <w:style w:type="character" w:customStyle="1" w:styleId="kw3">
    <w:name w:val="kw3"/>
    <w:basedOn w:val="Policepardfaut"/>
    <w:rsid w:val="00AF6E09"/>
  </w:style>
  <w:style w:type="character" w:customStyle="1" w:styleId="br0">
    <w:name w:val="br0"/>
    <w:basedOn w:val="Policepardfaut"/>
    <w:rsid w:val="00AF6E09"/>
  </w:style>
  <w:style w:type="character" w:customStyle="1" w:styleId="kw2">
    <w:name w:val="kw2"/>
    <w:basedOn w:val="Policepardfaut"/>
    <w:rsid w:val="00AF6E09"/>
  </w:style>
  <w:style w:type="character" w:customStyle="1" w:styleId="st0">
    <w:name w:val="st0"/>
    <w:basedOn w:val="Policepardfaut"/>
    <w:rsid w:val="00AF6E09"/>
  </w:style>
  <w:style w:type="character" w:customStyle="1" w:styleId="nu12">
    <w:name w:val="nu12"/>
    <w:basedOn w:val="Policepardfaut"/>
    <w:rsid w:val="00AF6E09"/>
  </w:style>
  <w:style w:type="character" w:styleId="Lienhypertextesuivivisit">
    <w:name w:val="FollowedHyperlink"/>
    <w:basedOn w:val="Policepardfaut"/>
    <w:uiPriority w:val="99"/>
    <w:semiHidden/>
    <w:unhideWhenUsed/>
    <w:rsid w:val="00D15E8C"/>
    <w:rPr>
      <w:color w:val="800080"/>
      <w:u w:val="single"/>
    </w:rPr>
  </w:style>
  <w:style w:type="paragraph" w:customStyle="1" w:styleId="topic-title">
    <w:name w:val="topic-title"/>
    <w:basedOn w:val="Normal"/>
    <w:rsid w:val="00D15E8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chinecrireHTML">
    <w:name w:val="HTML Typewriter"/>
    <w:basedOn w:val="Policepardfaut"/>
    <w:uiPriority w:val="99"/>
    <w:semiHidden/>
    <w:unhideWhenUsed/>
    <w:rsid w:val="00D15E8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15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5E8C"/>
    <w:rPr>
      <w:rFonts w:ascii="Courier New" w:eastAsia="Times New Roman" w:hAnsi="Courier New" w:cs="Courier New"/>
      <w:sz w:val="20"/>
      <w:szCs w:val="20"/>
      <w:lang w:eastAsia="fr-FR"/>
    </w:rPr>
  </w:style>
  <w:style w:type="character" w:customStyle="1" w:styleId="kt">
    <w:name w:val="kt"/>
    <w:basedOn w:val="Policepardfaut"/>
    <w:rsid w:val="00D15E8C"/>
  </w:style>
  <w:style w:type="character" w:customStyle="1" w:styleId="nf">
    <w:name w:val="nf"/>
    <w:basedOn w:val="Policepardfaut"/>
    <w:rsid w:val="00D15E8C"/>
  </w:style>
  <w:style w:type="character" w:customStyle="1" w:styleId="p">
    <w:name w:val="p"/>
    <w:basedOn w:val="Policepardfaut"/>
    <w:rsid w:val="00D15E8C"/>
  </w:style>
  <w:style w:type="character" w:customStyle="1" w:styleId="n">
    <w:name w:val="n"/>
    <w:basedOn w:val="Policepardfaut"/>
    <w:rsid w:val="00D15E8C"/>
  </w:style>
  <w:style w:type="character" w:customStyle="1" w:styleId="mi">
    <w:name w:val="mi"/>
    <w:basedOn w:val="Policepardfaut"/>
    <w:rsid w:val="00D15E8C"/>
  </w:style>
  <w:style w:type="character" w:customStyle="1" w:styleId="s">
    <w:name w:val="s"/>
    <w:basedOn w:val="Policepardfaut"/>
    <w:rsid w:val="00D15E8C"/>
  </w:style>
  <w:style w:type="character" w:customStyle="1" w:styleId="pre">
    <w:name w:val="pre"/>
    <w:basedOn w:val="Policepardfaut"/>
    <w:rsid w:val="00D15E8C"/>
  </w:style>
  <w:style w:type="character" w:customStyle="1" w:styleId="k">
    <w:name w:val="k"/>
    <w:basedOn w:val="Policepardfaut"/>
    <w:rsid w:val="00D15E8C"/>
  </w:style>
  <w:style w:type="character" w:customStyle="1" w:styleId="o">
    <w:name w:val="o"/>
    <w:basedOn w:val="Policepardfaut"/>
    <w:rsid w:val="00D15E8C"/>
  </w:style>
  <w:style w:type="character" w:customStyle="1" w:styleId="c1">
    <w:name w:val="c1"/>
    <w:basedOn w:val="Policepardfaut"/>
    <w:rsid w:val="00D15E8C"/>
  </w:style>
  <w:style w:type="character" w:customStyle="1" w:styleId="go">
    <w:name w:val="go"/>
    <w:basedOn w:val="Policepardfaut"/>
    <w:rsid w:val="00D15E8C"/>
  </w:style>
  <w:style w:type="character" w:customStyle="1" w:styleId="kn">
    <w:name w:val="kn"/>
    <w:basedOn w:val="Policepardfaut"/>
    <w:rsid w:val="00D15E8C"/>
  </w:style>
  <w:style w:type="character" w:customStyle="1" w:styleId="gp">
    <w:name w:val="gp"/>
    <w:basedOn w:val="Policepardfaut"/>
    <w:rsid w:val="00D15E8C"/>
  </w:style>
  <w:style w:type="character" w:customStyle="1" w:styleId="nn">
    <w:name w:val="nn"/>
    <w:basedOn w:val="Policepardfaut"/>
    <w:rsid w:val="00D15E8C"/>
  </w:style>
  <w:style w:type="character" w:customStyle="1" w:styleId="s1">
    <w:name w:val="s1"/>
    <w:basedOn w:val="Policepardfaut"/>
    <w:rsid w:val="00D15E8C"/>
  </w:style>
  <w:style w:type="character" w:customStyle="1" w:styleId="nb">
    <w:name w:val="nb"/>
    <w:basedOn w:val="Policepardfaut"/>
    <w:rsid w:val="00D15E8C"/>
  </w:style>
  <w:style w:type="character" w:customStyle="1" w:styleId="bp">
    <w:name w:val="bp"/>
    <w:basedOn w:val="Policepardfaut"/>
    <w:rsid w:val="00D15E8C"/>
  </w:style>
  <w:style w:type="paragraph" w:styleId="En-ttedetabledesmatires">
    <w:name w:val="TOC Heading"/>
    <w:basedOn w:val="Titre1"/>
    <w:next w:val="Normal"/>
    <w:uiPriority w:val="39"/>
    <w:semiHidden/>
    <w:unhideWhenUsed/>
    <w:qFormat/>
    <w:rsid w:val="001677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991010"/>
    <w:pPr>
      <w:tabs>
        <w:tab w:val="right" w:leader="dot" w:pos="10456"/>
      </w:tabs>
      <w:spacing w:after="120" w:line="240" w:lineRule="auto"/>
    </w:pPr>
  </w:style>
  <w:style w:type="paragraph" w:styleId="TM2">
    <w:name w:val="toc 2"/>
    <w:basedOn w:val="Normal"/>
    <w:next w:val="Normal"/>
    <w:autoRedefine/>
    <w:uiPriority w:val="39"/>
    <w:unhideWhenUsed/>
    <w:rsid w:val="00897806"/>
    <w:pPr>
      <w:tabs>
        <w:tab w:val="right" w:leader="dot" w:pos="10456"/>
      </w:tabs>
      <w:spacing w:after="100" w:line="240" w:lineRule="auto"/>
      <w:ind w:left="221"/>
    </w:pPr>
  </w:style>
  <w:style w:type="paragraph" w:styleId="TM3">
    <w:name w:val="toc 3"/>
    <w:basedOn w:val="Normal"/>
    <w:next w:val="Normal"/>
    <w:autoRedefine/>
    <w:uiPriority w:val="39"/>
    <w:unhideWhenUsed/>
    <w:rsid w:val="00452ED0"/>
    <w:pPr>
      <w:tabs>
        <w:tab w:val="right" w:leader="dot" w:pos="10456"/>
      </w:tabs>
      <w:spacing w:after="120" w:line="240" w:lineRule="auto"/>
      <w:ind w:left="442"/>
    </w:pPr>
  </w:style>
  <w:style w:type="character" w:customStyle="1" w:styleId="Titre5Car">
    <w:name w:val="Titre 5 Car"/>
    <w:basedOn w:val="Policepardfaut"/>
    <w:link w:val="Titre5"/>
    <w:uiPriority w:val="9"/>
    <w:semiHidden/>
    <w:rsid w:val="00D261B3"/>
    <w:rPr>
      <w:rFonts w:asciiTheme="majorHAnsi" w:eastAsiaTheme="majorEastAsia" w:hAnsiTheme="majorHAnsi" w:cstheme="majorBidi"/>
      <w:color w:val="243F60" w:themeColor="accent1" w:themeShade="7F"/>
    </w:rPr>
  </w:style>
  <w:style w:type="character" w:customStyle="1" w:styleId="visuallyhidden">
    <w:name w:val="visuallyhidden"/>
    <w:basedOn w:val="Policepardfaut"/>
    <w:rsid w:val="00D261B3"/>
  </w:style>
  <w:style w:type="paragraph" w:styleId="z-Hautduformulaire">
    <w:name w:val="HTML Top of Form"/>
    <w:basedOn w:val="Normal"/>
    <w:next w:val="Normal"/>
    <w:link w:val="z-HautduformulaireCar"/>
    <w:hidden/>
    <w:uiPriority w:val="99"/>
    <w:semiHidden/>
    <w:unhideWhenUsed/>
    <w:rsid w:val="00D261B3"/>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61B3"/>
    <w:rPr>
      <w:rFonts w:ascii="Arial" w:eastAsia="Times New Roman" w:hAnsi="Arial" w:cs="Arial"/>
      <w:vanish/>
      <w:sz w:val="16"/>
      <w:szCs w:val="16"/>
      <w:lang w:eastAsia="fr-FR"/>
    </w:rPr>
  </w:style>
  <w:style w:type="character" w:customStyle="1" w:styleId="price">
    <w:name w:val="price"/>
    <w:basedOn w:val="Policepardfaut"/>
    <w:rsid w:val="00D261B3"/>
  </w:style>
  <w:style w:type="paragraph" w:styleId="z-Basduformulaire">
    <w:name w:val="HTML Bottom of Form"/>
    <w:basedOn w:val="Normal"/>
    <w:next w:val="Normal"/>
    <w:link w:val="z-BasduformulaireCar"/>
    <w:hidden/>
    <w:uiPriority w:val="99"/>
    <w:semiHidden/>
    <w:unhideWhenUsed/>
    <w:rsid w:val="00D261B3"/>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261B3"/>
    <w:rPr>
      <w:rFonts w:ascii="Arial" w:eastAsia="Times New Roman" w:hAnsi="Arial" w:cs="Arial"/>
      <w:vanish/>
      <w:sz w:val="16"/>
      <w:szCs w:val="16"/>
      <w:lang w:eastAsia="fr-FR"/>
    </w:rPr>
  </w:style>
  <w:style w:type="character" w:customStyle="1" w:styleId="share-title">
    <w:name w:val="share-title"/>
    <w:basedOn w:val="Policepardfaut"/>
    <w:rsid w:val="00D261B3"/>
  </w:style>
  <w:style w:type="character" w:customStyle="1" w:styleId="sfe-icon-twitter">
    <w:name w:val="sfe-icon-twitter"/>
    <w:basedOn w:val="Policepardfaut"/>
    <w:rsid w:val="00D261B3"/>
  </w:style>
  <w:style w:type="character" w:customStyle="1" w:styleId="sfe-icon-facebook-nobox">
    <w:name w:val="sfe-icon-facebook-nobox"/>
    <w:basedOn w:val="Policepardfaut"/>
    <w:rsid w:val="00D261B3"/>
  </w:style>
  <w:style w:type="character" w:customStyle="1" w:styleId="sfe-icon-pinterest">
    <w:name w:val="sfe-icon-pinterest"/>
    <w:basedOn w:val="Policepardfaut"/>
    <w:rsid w:val="00D261B3"/>
  </w:style>
  <w:style w:type="character" w:customStyle="1" w:styleId="favewidget">
    <w:name w:val="fave_widget"/>
    <w:basedOn w:val="Policepardfaut"/>
    <w:rsid w:val="00D261B3"/>
  </w:style>
  <w:style w:type="character" w:customStyle="1" w:styleId="faveno">
    <w:name w:val="fave_no"/>
    <w:basedOn w:val="Policepardfaut"/>
    <w:rsid w:val="00D261B3"/>
  </w:style>
  <w:style w:type="character" w:customStyle="1" w:styleId="name">
    <w:name w:val="name"/>
    <w:basedOn w:val="Policepardfaut"/>
    <w:rsid w:val="00D261B3"/>
  </w:style>
  <w:style w:type="character" w:customStyle="1" w:styleId="favecount">
    <w:name w:val="fave_count"/>
    <w:basedOn w:val="Policepardfaut"/>
    <w:rsid w:val="00D261B3"/>
  </w:style>
  <w:style w:type="character" w:customStyle="1" w:styleId="sfe-icon-skill-soldering">
    <w:name w:val="sfe-icon-skill-soldering"/>
    <w:basedOn w:val="Policepardfaut"/>
    <w:rsid w:val="00D261B3"/>
  </w:style>
  <w:style w:type="character" w:customStyle="1" w:styleId="level">
    <w:name w:val="level"/>
    <w:basedOn w:val="Policepardfaut"/>
    <w:rsid w:val="00D261B3"/>
  </w:style>
  <w:style w:type="character" w:customStyle="1" w:styleId="sfe-icon-skill-electrical">
    <w:name w:val="sfe-icon-skill-electrical"/>
    <w:basedOn w:val="Policepardfaut"/>
    <w:rsid w:val="00D261B3"/>
  </w:style>
  <w:style w:type="character" w:customStyle="1" w:styleId="product-icons">
    <w:name w:val="product-icons"/>
    <w:basedOn w:val="Policepardfaut"/>
    <w:rsid w:val="00D261B3"/>
  </w:style>
  <w:style w:type="character" w:customStyle="1" w:styleId="rohs">
    <w:name w:val="rohs"/>
    <w:basedOn w:val="Policepardfaut"/>
    <w:rsid w:val="00D261B3"/>
  </w:style>
  <w:style w:type="character" w:customStyle="1" w:styleId="starrating">
    <w:name w:val="star_rating"/>
    <w:basedOn w:val="Policepardfaut"/>
    <w:rsid w:val="00D261B3"/>
  </w:style>
  <w:style w:type="character" w:customStyle="1" w:styleId="count">
    <w:name w:val="count"/>
    <w:basedOn w:val="Policepardfaut"/>
    <w:rsid w:val="00D261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E06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E06B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E06B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E06B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D261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23F60"/>
    <w:pPr>
      <w:spacing w:after="0" w:line="240" w:lineRule="auto"/>
    </w:pPr>
  </w:style>
  <w:style w:type="character" w:styleId="Lienhypertexte">
    <w:name w:val="Hyperlink"/>
    <w:basedOn w:val="Policepardfaut"/>
    <w:uiPriority w:val="99"/>
    <w:unhideWhenUsed/>
    <w:rsid w:val="00A23F60"/>
    <w:rPr>
      <w:color w:val="0000FF" w:themeColor="hyperlink"/>
      <w:u w:val="single"/>
    </w:rPr>
  </w:style>
  <w:style w:type="paragraph" w:styleId="En-tte">
    <w:name w:val="header"/>
    <w:basedOn w:val="Normal"/>
    <w:link w:val="En-tteCar"/>
    <w:uiPriority w:val="99"/>
    <w:unhideWhenUsed/>
    <w:rsid w:val="00A23F60"/>
    <w:pPr>
      <w:tabs>
        <w:tab w:val="center" w:pos="4536"/>
        <w:tab w:val="right" w:pos="9072"/>
      </w:tabs>
      <w:spacing w:after="0" w:line="240" w:lineRule="auto"/>
    </w:pPr>
  </w:style>
  <w:style w:type="character" w:customStyle="1" w:styleId="En-tteCar">
    <w:name w:val="En-tête Car"/>
    <w:basedOn w:val="Policepardfaut"/>
    <w:link w:val="En-tte"/>
    <w:uiPriority w:val="99"/>
    <w:rsid w:val="00A23F60"/>
  </w:style>
  <w:style w:type="paragraph" w:styleId="Pieddepage">
    <w:name w:val="footer"/>
    <w:basedOn w:val="Normal"/>
    <w:link w:val="PieddepageCar"/>
    <w:uiPriority w:val="99"/>
    <w:unhideWhenUsed/>
    <w:rsid w:val="00A2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3F60"/>
  </w:style>
  <w:style w:type="paragraph" w:styleId="Titre">
    <w:name w:val="Title"/>
    <w:basedOn w:val="Normal"/>
    <w:next w:val="Normal"/>
    <w:link w:val="TitreCar"/>
    <w:uiPriority w:val="10"/>
    <w:qFormat/>
    <w:rsid w:val="00465B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65B6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9E06B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E06B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E06B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E06BA"/>
    <w:rPr>
      <w:rFonts w:ascii="Times New Roman" w:eastAsia="Times New Roman" w:hAnsi="Times New Roman" w:cs="Times New Roman"/>
      <w:b/>
      <w:bCs/>
      <w:sz w:val="24"/>
      <w:szCs w:val="24"/>
      <w:lang w:eastAsia="fr-FR"/>
    </w:rPr>
  </w:style>
  <w:style w:type="character" w:customStyle="1" w:styleId="author">
    <w:name w:val="author"/>
    <w:basedOn w:val="Policepardfaut"/>
    <w:rsid w:val="009E06BA"/>
  </w:style>
  <w:style w:type="paragraph" w:customStyle="1" w:styleId="introduction">
    <w:name w:val="introduc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E06BA"/>
    <w:rPr>
      <w:b/>
      <w:bCs/>
    </w:rPr>
  </w:style>
  <w:style w:type="paragraph" w:styleId="NormalWeb">
    <w:name w:val="Normal (Web)"/>
    <w:basedOn w:val="Normal"/>
    <w:uiPriority w:val="99"/>
    <w:semiHidden/>
    <w:unhideWhenUsed/>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uestion">
    <w:name w:val="ques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uleur">
    <w:name w:val="couleur"/>
    <w:basedOn w:val="Policepardfaut"/>
    <w:rsid w:val="009E06BA"/>
  </w:style>
  <w:style w:type="paragraph" w:customStyle="1" w:styleId="information">
    <w:name w:val="information"/>
    <w:basedOn w:val="Normal"/>
    <w:rsid w:val="009E06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E06BA"/>
    <w:rPr>
      <w:i/>
      <w:iCs/>
    </w:rPr>
  </w:style>
  <w:style w:type="character" w:customStyle="1" w:styleId="gros">
    <w:name w:val="gros"/>
    <w:basedOn w:val="Policepardfaut"/>
    <w:rsid w:val="009E06BA"/>
  </w:style>
  <w:style w:type="character" w:customStyle="1" w:styleId="souligne">
    <w:name w:val="souligne"/>
    <w:basedOn w:val="Policepardfaut"/>
    <w:rsid w:val="009E06BA"/>
  </w:style>
  <w:style w:type="paragraph" w:styleId="Textedebulles">
    <w:name w:val="Balloon Text"/>
    <w:basedOn w:val="Normal"/>
    <w:link w:val="TextedebullesCar"/>
    <w:uiPriority w:val="99"/>
    <w:semiHidden/>
    <w:unhideWhenUsed/>
    <w:rsid w:val="009E06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E06BA"/>
    <w:rPr>
      <w:rFonts w:ascii="Tahoma" w:hAnsi="Tahoma" w:cs="Tahoma"/>
      <w:sz w:val="16"/>
      <w:szCs w:val="16"/>
    </w:rPr>
  </w:style>
  <w:style w:type="character" w:customStyle="1" w:styleId="wikiword">
    <w:name w:val="wikiword"/>
    <w:basedOn w:val="Policepardfaut"/>
    <w:rsid w:val="00AF6E09"/>
  </w:style>
  <w:style w:type="character" w:customStyle="1" w:styleId="co1">
    <w:name w:val="co1"/>
    <w:basedOn w:val="Policepardfaut"/>
    <w:rsid w:val="00AF6E09"/>
  </w:style>
  <w:style w:type="character" w:customStyle="1" w:styleId="co2">
    <w:name w:val="co2"/>
    <w:basedOn w:val="Policepardfaut"/>
    <w:rsid w:val="00AF6E09"/>
  </w:style>
  <w:style w:type="character" w:customStyle="1" w:styleId="kw1">
    <w:name w:val="kw1"/>
    <w:basedOn w:val="Policepardfaut"/>
    <w:rsid w:val="00AF6E09"/>
  </w:style>
  <w:style w:type="character" w:customStyle="1" w:styleId="sy0">
    <w:name w:val="sy0"/>
    <w:basedOn w:val="Policepardfaut"/>
    <w:rsid w:val="00AF6E09"/>
  </w:style>
  <w:style w:type="character" w:customStyle="1" w:styleId="nu0">
    <w:name w:val="nu0"/>
    <w:basedOn w:val="Policepardfaut"/>
    <w:rsid w:val="00AF6E09"/>
  </w:style>
  <w:style w:type="character" w:customStyle="1" w:styleId="kw3">
    <w:name w:val="kw3"/>
    <w:basedOn w:val="Policepardfaut"/>
    <w:rsid w:val="00AF6E09"/>
  </w:style>
  <w:style w:type="character" w:customStyle="1" w:styleId="br0">
    <w:name w:val="br0"/>
    <w:basedOn w:val="Policepardfaut"/>
    <w:rsid w:val="00AF6E09"/>
  </w:style>
  <w:style w:type="character" w:customStyle="1" w:styleId="kw2">
    <w:name w:val="kw2"/>
    <w:basedOn w:val="Policepardfaut"/>
    <w:rsid w:val="00AF6E09"/>
  </w:style>
  <w:style w:type="character" w:customStyle="1" w:styleId="st0">
    <w:name w:val="st0"/>
    <w:basedOn w:val="Policepardfaut"/>
    <w:rsid w:val="00AF6E09"/>
  </w:style>
  <w:style w:type="character" w:customStyle="1" w:styleId="nu12">
    <w:name w:val="nu12"/>
    <w:basedOn w:val="Policepardfaut"/>
    <w:rsid w:val="00AF6E09"/>
  </w:style>
  <w:style w:type="character" w:styleId="Lienhypertextesuivivisit">
    <w:name w:val="FollowedHyperlink"/>
    <w:basedOn w:val="Policepardfaut"/>
    <w:uiPriority w:val="99"/>
    <w:semiHidden/>
    <w:unhideWhenUsed/>
    <w:rsid w:val="00D15E8C"/>
    <w:rPr>
      <w:color w:val="800080"/>
      <w:u w:val="single"/>
    </w:rPr>
  </w:style>
  <w:style w:type="paragraph" w:customStyle="1" w:styleId="topic-title">
    <w:name w:val="topic-title"/>
    <w:basedOn w:val="Normal"/>
    <w:rsid w:val="00D15E8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chinecrireHTML">
    <w:name w:val="HTML Typewriter"/>
    <w:basedOn w:val="Policepardfaut"/>
    <w:uiPriority w:val="99"/>
    <w:semiHidden/>
    <w:unhideWhenUsed/>
    <w:rsid w:val="00D15E8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15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5E8C"/>
    <w:rPr>
      <w:rFonts w:ascii="Courier New" w:eastAsia="Times New Roman" w:hAnsi="Courier New" w:cs="Courier New"/>
      <w:sz w:val="20"/>
      <w:szCs w:val="20"/>
      <w:lang w:eastAsia="fr-FR"/>
    </w:rPr>
  </w:style>
  <w:style w:type="character" w:customStyle="1" w:styleId="kt">
    <w:name w:val="kt"/>
    <w:basedOn w:val="Policepardfaut"/>
    <w:rsid w:val="00D15E8C"/>
  </w:style>
  <w:style w:type="character" w:customStyle="1" w:styleId="nf">
    <w:name w:val="nf"/>
    <w:basedOn w:val="Policepardfaut"/>
    <w:rsid w:val="00D15E8C"/>
  </w:style>
  <w:style w:type="character" w:customStyle="1" w:styleId="p">
    <w:name w:val="p"/>
    <w:basedOn w:val="Policepardfaut"/>
    <w:rsid w:val="00D15E8C"/>
  </w:style>
  <w:style w:type="character" w:customStyle="1" w:styleId="n">
    <w:name w:val="n"/>
    <w:basedOn w:val="Policepardfaut"/>
    <w:rsid w:val="00D15E8C"/>
  </w:style>
  <w:style w:type="character" w:customStyle="1" w:styleId="mi">
    <w:name w:val="mi"/>
    <w:basedOn w:val="Policepardfaut"/>
    <w:rsid w:val="00D15E8C"/>
  </w:style>
  <w:style w:type="character" w:customStyle="1" w:styleId="s">
    <w:name w:val="s"/>
    <w:basedOn w:val="Policepardfaut"/>
    <w:rsid w:val="00D15E8C"/>
  </w:style>
  <w:style w:type="character" w:customStyle="1" w:styleId="pre">
    <w:name w:val="pre"/>
    <w:basedOn w:val="Policepardfaut"/>
    <w:rsid w:val="00D15E8C"/>
  </w:style>
  <w:style w:type="character" w:customStyle="1" w:styleId="k">
    <w:name w:val="k"/>
    <w:basedOn w:val="Policepardfaut"/>
    <w:rsid w:val="00D15E8C"/>
  </w:style>
  <w:style w:type="character" w:customStyle="1" w:styleId="o">
    <w:name w:val="o"/>
    <w:basedOn w:val="Policepardfaut"/>
    <w:rsid w:val="00D15E8C"/>
  </w:style>
  <w:style w:type="character" w:customStyle="1" w:styleId="c1">
    <w:name w:val="c1"/>
    <w:basedOn w:val="Policepardfaut"/>
    <w:rsid w:val="00D15E8C"/>
  </w:style>
  <w:style w:type="character" w:customStyle="1" w:styleId="go">
    <w:name w:val="go"/>
    <w:basedOn w:val="Policepardfaut"/>
    <w:rsid w:val="00D15E8C"/>
  </w:style>
  <w:style w:type="character" w:customStyle="1" w:styleId="kn">
    <w:name w:val="kn"/>
    <w:basedOn w:val="Policepardfaut"/>
    <w:rsid w:val="00D15E8C"/>
  </w:style>
  <w:style w:type="character" w:customStyle="1" w:styleId="gp">
    <w:name w:val="gp"/>
    <w:basedOn w:val="Policepardfaut"/>
    <w:rsid w:val="00D15E8C"/>
  </w:style>
  <w:style w:type="character" w:customStyle="1" w:styleId="nn">
    <w:name w:val="nn"/>
    <w:basedOn w:val="Policepardfaut"/>
    <w:rsid w:val="00D15E8C"/>
  </w:style>
  <w:style w:type="character" w:customStyle="1" w:styleId="s1">
    <w:name w:val="s1"/>
    <w:basedOn w:val="Policepardfaut"/>
    <w:rsid w:val="00D15E8C"/>
  </w:style>
  <w:style w:type="character" w:customStyle="1" w:styleId="nb">
    <w:name w:val="nb"/>
    <w:basedOn w:val="Policepardfaut"/>
    <w:rsid w:val="00D15E8C"/>
  </w:style>
  <w:style w:type="character" w:customStyle="1" w:styleId="bp">
    <w:name w:val="bp"/>
    <w:basedOn w:val="Policepardfaut"/>
    <w:rsid w:val="00D15E8C"/>
  </w:style>
  <w:style w:type="paragraph" w:styleId="En-ttedetabledesmatires">
    <w:name w:val="TOC Heading"/>
    <w:basedOn w:val="Titre1"/>
    <w:next w:val="Normal"/>
    <w:uiPriority w:val="39"/>
    <w:semiHidden/>
    <w:unhideWhenUsed/>
    <w:qFormat/>
    <w:rsid w:val="001677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991010"/>
    <w:pPr>
      <w:tabs>
        <w:tab w:val="right" w:leader="dot" w:pos="10456"/>
      </w:tabs>
      <w:spacing w:after="120" w:line="240" w:lineRule="auto"/>
    </w:pPr>
  </w:style>
  <w:style w:type="paragraph" w:styleId="TM2">
    <w:name w:val="toc 2"/>
    <w:basedOn w:val="Normal"/>
    <w:next w:val="Normal"/>
    <w:autoRedefine/>
    <w:uiPriority w:val="39"/>
    <w:unhideWhenUsed/>
    <w:rsid w:val="00897806"/>
    <w:pPr>
      <w:tabs>
        <w:tab w:val="right" w:leader="dot" w:pos="10456"/>
      </w:tabs>
      <w:spacing w:after="100" w:line="240" w:lineRule="auto"/>
      <w:ind w:left="221"/>
    </w:pPr>
  </w:style>
  <w:style w:type="paragraph" w:styleId="TM3">
    <w:name w:val="toc 3"/>
    <w:basedOn w:val="Normal"/>
    <w:next w:val="Normal"/>
    <w:autoRedefine/>
    <w:uiPriority w:val="39"/>
    <w:unhideWhenUsed/>
    <w:rsid w:val="00452ED0"/>
    <w:pPr>
      <w:tabs>
        <w:tab w:val="right" w:leader="dot" w:pos="10456"/>
      </w:tabs>
      <w:spacing w:after="120" w:line="240" w:lineRule="auto"/>
      <w:ind w:left="442"/>
    </w:pPr>
  </w:style>
  <w:style w:type="character" w:customStyle="1" w:styleId="Titre5Car">
    <w:name w:val="Titre 5 Car"/>
    <w:basedOn w:val="Policepardfaut"/>
    <w:link w:val="Titre5"/>
    <w:uiPriority w:val="9"/>
    <w:semiHidden/>
    <w:rsid w:val="00D261B3"/>
    <w:rPr>
      <w:rFonts w:asciiTheme="majorHAnsi" w:eastAsiaTheme="majorEastAsia" w:hAnsiTheme="majorHAnsi" w:cstheme="majorBidi"/>
      <w:color w:val="243F60" w:themeColor="accent1" w:themeShade="7F"/>
    </w:rPr>
  </w:style>
  <w:style w:type="character" w:customStyle="1" w:styleId="visuallyhidden">
    <w:name w:val="visuallyhidden"/>
    <w:basedOn w:val="Policepardfaut"/>
    <w:rsid w:val="00D261B3"/>
  </w:style>
  <w:style w:type="paragraph" w:styleId="z-Hautduformulaire">
    <w:name w:val="HTML Top of Form"/>
    <w:basedOn w:val="Normal"/>
    <w:next w:val="Normal"/>
    <w:link w:val="z-HautduformulaireCar"/>
    <w:hidden/>
    <w:uiPriority w:val="99"/>
    <w:semiHidden/>
    <w:unhideWhenUsed/>
    <w:rsid w:val="00D261B3"/>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61B3"/>
    <w:rPr>
      <w:rFonts w:ascii="Arial" w:eastAsia="Times New Roman" w:hAnsi="Arial" w:cs="Arial"/>
      <w:vanish/>
      <w:sz w:val="16"/>
      <w:szCs w:val="16"/>
      <w:lang w:eastAsia="fr-FR"/>
    </w:rPr>
  </w:style>
  <w:style w:type="character" w:customStyle="1" w:styleId="price">
    <w:name w:val="price"/>
    <w:basedOn w:val="Policepardfaut"/>
    <w:rsid w:val="00D261B3"/>
  </w:style>
  <w:style w:type="paragraph" w:styleId="z-Basduformulaire">
    <w:name w:val="HTML Bottom of Form"/>
    <w:basedOn w:val="Normal"/>
    <w:next w:val="Normal"/>
    <w:link w:val="z-BasduformulaireCar"/>
    <w:hidden/>
    <w:uiPriority w:val="99"/>
    <w:semiHidden/>
    <w:unhideWhenUsed/>
    <w:rsid w:val="00D261B3"/>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261B3"/>
    <w:rPr>
      <w:rFonts w:ascii="Arial" w:eastAsia="Times New Roman" w:hAnsi="Arial" w:cs="Arial"/>
      <w:vanish/>
      <w:sz w:val="16"/>
      <w:szCs w:val="16"/>
      <w:lang w:eastAsia="fr-FR"/>
    </w:rPr>
  </w:style>
  <w:style w:type="character" w:customStyle="1" w:styleId="share-title">
    <w:name w:val="share-title"/>
    <w:basedOn w:val="Policepardfaut"/>
    <w:rsid w:val="00D261B3"/>
  </w:style>
  <w:style w:type="character" w:customStyle="1" w:styleId="sfe-icon-twitter">
    <w:name w:val="sfe-icon-twitter"/>
    <w:basedOn w:val="Policepardfaut"/>
    <w:rsid w:val="00D261B3"/>
  </w:style>
  <w:style w:type="character" w:customStyle="1" w:styleId="sfe-icon-facebook-nobox">
    <w:name w:val="sfe-icon-facebook-nobox"/>
    <w:basedOn w:val="Policepardfaut"/>
    <w:rsid w:val="00D261B3"/>
  </w:style>
  <w:style w:type="character" w:customStyle="1" w:styleId="sfe-icon-pinterest">
    <w:name w:val="sfe-icon-pinterest"/>
    <w:basedOn w:val="Policepardfaut"/>
    <w:rsid w:val="00D261B3"/>
  </w:style>
  <w:style w:type="character" w:customStyle="1" w:styleId="favewidget">
    <w:name w:val="fave_widget"/>
    <w:basedOn w:val="Policepardfaut"/>
    <w:rsid w:val="00D261B3"/>
  </w:style>
  <w:style w:type="character" w:customStyle="1" w:styleId="faveno">
    <w:name w:val="fave_no"/>
    <w:basedOn w:val="Policepardfaut"/>
    <w:rsid w:val="00D261B3"/>
  </w:style>
  <w:style w:type="character" w:customStyle="1" w:styleId="name">
    <w:name w:val="name"/>
    <w:basedOn w:val="Policepardfaut"/>
    <w:rsid w:val="00D261B3"/>
  </w:style>
  <w:style w:type="character" w:customStyle="1" w:styleId="favecount">
    <w:name w:val="fave_count"/>
    <w:basedOn w:val="Policepardfaut"/>
    <w:rsid w:val="00D261B3"/>
  </w:style>
  <w:style w:type="character" w:customStyle="1" w:styleId="sfe-icon-skill-soldering">
    <w:name w:val="sfe-icon-skill-soldering"/>
    <w:basedOn w:val="Policepardfaut"/>
    <w:rsid w:val="00D261B3"/>
  </w:style>
  <w:style w:type="character" w:customStyle="1" w:styleId="level">
    <w:name w:val="level"/>
    <w:basedOn w:val="Policepardfaut"/>
    <w:rsid w:val="00D261B3"/>
  </w:style>
  <w:style w:type="character" w:customStyle="1" w:styleId="sfe-icon-skill-electrical">
    <w:name w:val="sfe-icon-skill-electrical"/>
    <w:basedOn w:val="Policepardfaut"/>
    <w:rsid w:val="00D261B3"/>
  </w:style>
  <w:style w:type="character" w:customStyle="1" w:styleId="product-icons">
    <w:name w:val="product-icons"/>
    <w:basedOn w:val="Policepardfaut"/>
    <w:rsid w:val="00D261B3"/>
  </w:style>
  <w:style w:type="character" w:customStyle="1" w:styleId="rohs">
    <w:name w:val="rohs"/>
    <w:basedOn w:val="Policepardfaut"/>
    <w:rsid w:val="00D261B3"/>
  </w:style>
  <w:style w:type="character" w:customStyle="1" w:styleId="starrating">
    <w:name w:val="star_rating"/>
    <w:basedOn w:val="Policepardfaut"/>
    <w:rsid w:val="00D261B3"/>
  </w:style>
  <w:style w:type="character" w:customStyle="1" w:styleId="count">
    <w:name w:val="count"/>
    <w:basedOn w:val="Policepardfaut"/>
    <w:rsid w:val="00D261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13632">
      <w:bodyDiv w:val="1"/>
      <w:marLeft w:val="0"/>
      <w:marRight w:val="0"/>
      <w:marTop w:val="0"/>
      <w:marBottom w:val="0"/>
      <w:divBdr>
        <w:top w:val="none" w:sz="0" w:space="0" w:color="auto"/>
        <w:left w:val="none" w:sz="0" w:space="0" w:color="auto"/>
        <w:bottom w:val="none" w:sz="0" w:space="0" w:color="auto"/>
        <w:right w:val="none" w:sz="0" w:space="0" w:color="auto"/>
      </w:divBdr>
      <w:divsChild>
        <w:div w:id="1346126189">
          <w:marLeft w:val="0"/>
          <w:marRight w:val="0"/>
          <w:marTop w:val="0"/>
          <w:marBottom w:val="0"/>
          <w:divBdr>
            <w:top w:val="none" w:sz="0" w:space="0" w:color="auto"/>
            <w:left w:val="none" w:sz="0" w:space="0" w:color="auto"/>
            <w:bottom w:val="none" w:sz="0" w:space="0" w:color="auto"/>
            <w:right w:val="none" w:sz="0" w:space="0" w:color="auto"/>
          </w:divBdr>
          <w:divsChild>
            <w:div w:id="717320964">
              <w:marLeft w:val="0"/>
              <w:marRight w:val="0"/>
              <w:marTop w:val="0"/>
              <w:marBottom w:val="0"/>
              <w:divBdr>
                <w:top w:val="none" w:sz="0" w:space="0" w:color="auto"/>
                <w:left w:val="none" w:sz="0" w:space="0" w:color="auto"/>
                <w:bottom w:val="none" w:sz="0" w:space="0" w:color="auto"/>
                <w:right w:val="none" w:sz="0" w:space="0" w:color="auto"/>
              </w:divBdr>
            </w:div>
            <w:div w:id="821850269">
              <w:marLeft w:val="0"/>
              <w:marRight w:val="0"/>
              <w:marTop w:val="0"/>
              <w:marBottom w:val="0"/>
              <w:divBdr>
                <w:top w:val="none" w:sz="0" w:space="0" w:color="auto"/>
                <w:left w:val="none" w:sz="0" w:space="0" w:color="auto"/>
                <w:bottom w:val="none" w:sz="0" w:space="0" w:color="auto"/>
                <w:right w:val="none" w:sz="0" w:space="0" w:color="auto"/>
              </w:divBdr>
            </w:div>
            <w:div w:id="499321839">
              <w:marLeft w:val="0"/>
              <w:marRight w:val="0"/>
              <w:marTop w:val="0"/>
              <w:marBottom w:val="0"/>
              <w:divBdr>
                <w:top w:val="none" w:sz="0" w:space="0" w:color="auto"/>
                <w:left w:val="none" w:sz="0" w:space="0" w:color="auto"/>
                <w:bottom w:val="none" w:sz="0" w:space="0" w:color="auto"/>
                <w:right w:val="none" w:sz="0" w:space="0" w:color="auto"/>
              </w:divBdr>
              <w:divsChild>
                <w:div w:id="1826705613">
                  <w:marLeft w:val="0"/>
                  <w:marRight w:val="0"/>
                  <w:marTop w:val="0"/>
                  <w:marBottom w:val="0"/>
                  <w:divBdr>
                    <w:top w:val="none" w:sz="0" w:space="0" w:color="auto"/>
                    <w:left w:val="none" w:sz="0" w:space="0" w:color="auto"/>
                    <w:bottom w:val="none" w:sz="0" w:space="0" w:color="auto"/>
                    <w:right w:val="none" w:sz="0" w:space="0" w:color="auto"/>
                  </w:divBdr>
                </w:div>
                <w:div w:id="2117285726">
                  <w:marLeft w:val="0"/>
                  <w:marRight w:val="0"/>
                  <w:marTop w:val="0"/>
                  <w:marBottom w:val="0"/>
                  <w:divBdr>
                    <w:top w:val="none" w:sz="0" w:space="0" w:color="auto"/>
                    <w:left w:val="none" w:sz="0" w:space="0" w:color="auto"/>
                    <w:bottom w:val="none" w:sz="0" w:space="0" w:color="auto"/>
                    <w:right w:val="none" w:sz="0" w:space="0" w:color="auto"/>
                  </w:divBdr>
                </w:div>
              </w:divsChild>
            </w:div>
            <w:div w:id="175510105">
              <w:marLeft w:val="0"/>
              <w:marRight w:val="0"/>
              <w:marTop w:val="0"/>
              <w:marBottom w:val="0"/>
              <w:divBdr>
                <w:top w:val="none" w:sz="0" w:space="0" w:color="auto"/>
                <w:left w:val="none" w:sz="0" w:space="0" w:color="auto"/>
                <w:bottom w:val="none" w:sz="0" w:space="0" w:color="auto"/>
                <w:right w:val="none" w:sz="0" w:space="0" w:color="auto"/>
              </w:divBdr>
              <w:divsChild>
                <w:div w:id="1763061251">
                  <w:marLeft w:val="0"/>
                  <w:marRight w:val="0"/>
                  <w:marTop w:val="0"/>
                  <w:marBottom w:val="0"/>
                  <w:divBdr>
                    <w:top w:val="none" w:sz="0" w:space="0" w:color="auto"/>
                    <w:left w:val="none" w:sz="0" w:space="0" w:color="auto"/>
                    <w:bottom w:val="none" w:sz="0" w:space="0" w:color="auto"/>
                    <w:right w:val="none" w:sz="0" w:space="0" w:color="auto"/>
                  </w:divBdr>
                </w:div>
                <w:div w:id="599264701">
                  <w:marLeft w:val="0"/>
                  <w:marRight w:val="0"/>
                  <w:marTop w:val="0"/>
                  <w:marBottom w:val="0"/>
                  <w:divBdr>
                    <w:top w:val="none" w:sz="0" w:space="0" w:color="auto"/>
                    <w:left w:val="none" w:sz="0" w:space="0" w:color="auto"/>
                    <w:bottom w:val="none" w:sz="0" w:space="0" w:color="auto"/>
                    <w:right w:val="none" w:sz="0" w:space="0" w:color="auto"/>
                  </w:divBdr>
                </w:div>
              </w:divsChild>
            </w:div>
            <w:div w:id="1554656784">
              <w:marLeft w:val="0"/>
              <w:marRight w:val="0"/>
              <w:marTop w:val="0"/>
              <w:marBottom w:val="0"/>
              <w:divBdr>
                <w:top w:val="none" w:sz="0" w:space="0" w:color="auto"/>
                <w:left w:val="none" w:sz="0" w:space="0" w:color="auto"/>
                <w:bottom w:val="none" w:sz="0" w:space="0" w:color="auto"/>
                <w:right w:val="none" w:sz="0" w:space="0" w:color="auto"/>
              </w:divBdr>
              <w:divsChild>
                <w:div w:id="1800420664">
                  <w:marLeft w:val="0"/>
                  <w:marRight w:val="0"/>
                  <w:marTop w:val="0"/>
                  <w:marBottom w:val="0"/>
                  <w:divBdr>
                    <w:top w:val="none" w:sz="0" w:space="0" w:color="auto"/>
                    <w:left w:val="none" w:sz="0" w:space="0" w:color="auto"/>
                    <w:bottom w:val="none" w:sz="0" w:space="0" w:color="auto"/>
                    <w:right w:val="none" w:sz="0" w:space="0" w:color="auto"/>
                  </w:divBdr>
                </w:div>
                <w:div w:id="675615544">
                  <w:marLeft w:val="0"/>
                  <w:marRight w:val="0"/>
                  <w:marTop w:val="0"/>
                  <w:marBottom w:val="0"/>
                  <w:divBdr>
                    <w:top w:val="none" w:sz="0" w:space="0" w:color="auto"/>
                    <w:left w:val="none" w:sz="0" w:space="0" w:color="auto"/>
                    <w:bottom w:val="none" w:sz="0" w:space="0" w:color="auto"/>
                    <w:right w:val="none" w:sz="0" w:space="0" w:color="auto"/>
                  </w:divBdr>
                </w:div>
              </w:divsChild>
            </w:div>
            <w:div w:id="1089885852">
              <w:marLeft w:val="0"/>
              <w:marRight w:val="0"/>
              <w:marTop w:val="0"/>
              <w:marBottom w:val="0"/>
              <w:divBdr>
                <w:top w:val="none" w:sz="0" w:space="0" w:color="auto"/>
                <w:left w:val="none" w:sz="0" w:space="0" w:color="auto"/>
                <w:bottom w:val="none" w:sz="0" w:space="0" w:color="auto"/>
                <w:right w:val="none" w:sz="0" w:space="0" w:color="auto"/>
              </w:divBdr>
              <w:divsChild>
                <w:div w:id="618727674">
                  <w:marLeft w:val="0"/>
                  <w:marRight w:val="0"/>
                  <w:marTop w:val="0"/>
                  <w:marBottom w:val="0"/>
                  <w:divBdr>
                    <w:top w:val="none" w:sz="0" w:space="0" w:color="auto"/>
                    <w:left w:val="none" w:sz="0" w:space="0" w:color="auto"/>
                    <w:bottom w:val="none" w:sz="0" w:space="0" w:color="auto"/>
                    <w:right w:val="none" w:sz="0" w:space="0" w:color="auto"/>
                  </w:divBdr>
                </w:div>
                <w:div w:id="1920551399">
                  <w:marLeft w:val="0"/>
                  <w:marRight w:val="0"/>
                  <w:marTop w:val="0"/>
                  <w:marBottom w:val="0"/>
                  <w:divBdr>
                    <w:top w:val="none" w:sz="0" w:space="0" w:color="auto"/>
                    <w:left w:val="none" w:sz="0" w:space="0" w:color="auto"/>
                    <w:bottom w:val="none" w:sz="0" w:space="0" w:color="auto"/>
                    <w:right w:val="none" w:sz="0" w:space="0" w:color="auto"/>
                  </w:divBdr>
                </w:div>
              </w:divsChild>
            </w:div>
            <w:div w:id="898979037">
              <w:marLeft w:val="0"/>
              <w:marRight w:val="0"/>
              <w:marTop w:val="0"/>
              <w:marBottom w:val="0"/>
              <w:divBdr>
                <w:top w:val="none" w:sz="0" w:space="0" w:color="auto"/>
                <w:left w:val="none" w:sz="0" w:space="0" w:color="auto"/>
                <w:bottom w:val="none" w:sz="0" w:space="0" w:color="auto"/>
                <w:right w:val="none" w:sz="0" w:space="0" w:color="auto"/>
              </w:divBdr>
            </w:div>
            <w:div w:id="270482301">
              <w:marLeft w:val="0"/>
              <w:marRight w:val="0"/>
              <w:marTop w:val="0"/>
              <w:marBottom w:val="0"/>
              <w:divBdr>
                <w:top w:val="none" w:sz="0" w:space="0" w:color="auto"/>
                <w:left w:val="none" w:sz="0" w:space="0" w:color="auto"/>
                <w:bottom w:val="none" w:sz="0" w:space="0" w:color="auto"/>
                <w:right w:val="none" w:sz="0" w:space="0" w:color="auto"/>
              </w:divBdr>
              <w:divsChild>
                <w:div w:id="180777015">
                  <w:marLeft w:val="0"/>
                  <w:marRight w:val="0"/>
                  <w:marTop w:val="0"/>
                  <w:marBottom w:val="0"/>
                  <w:divBdr>
                    <w:top w:val="none" w:sz="0" w:space="0" w:color="auto"/>
                    <w:left w:val="none" w:sz="0" w:space="0" w:color="auto"/>
                    <w:bottom w:val="none" w:sz="0" w:space="0" w:color="auto"/>
                    <w:right w:val="none" w:sz="0" w:space="0" w:color="auto"/>
                  </w:divBdr>
                </w:div>
              </w:divsChild>
            </w:div>
            <w:div w:id="1774015404">
              <w:marLeft w:val="0"/>
              <w:marRight w:val="0"/>
              <w:marTop w:val="0"/>
              <w:marBottom w:val="0"/>
              <w:divBdr>
                <w:top w:val="none" w:sz="0" w:space="0" w:color="auto"/>
                <w:left w:val="none" w:sz="0" w:space="0" w:color="auto"/>
                <w:bottom w:val="none" w:sz="0" w:space="0" w:color="auto"/>
                <w:right w:val="none" w:sz="0" w:space="0" w:color="auto"/>
              </w:divBdr>
              <w:divsChild>
                <w:div w:id="836699581">
                  <w:marLeft w:val="0"/>
                  <w:marRight w:val="0"/>
                  <w:marTop w:val="0"/>
                  <w:marBottom w:val="0"/>
                  <w:divBdr>
                    <w:top w:val="none" w:sz="0" w:space="0" w:color="auto"/>
                    <w:left w:val="none" w:sz="0" w:space="0" w:color="auto"/>
                    <w:bottom w:val="none" w:sz="0" w:space="0" w:color="auto"/>
                    <w:right w:val="none" w:sz="0" w:space="0" w:color="auto"/>
                  </w:divBdr>
                </w:div>
                <w:div w:id="982077488">
                  <w:marLeft w:val="0"/>
                  <w:marRight w:val="0"/>
                  <w:marTop w:val="0"/>
                  <w:marBottom w:val="0"/>
                  <w:divBdr>
                    <w:top w:val="none" w:sz="0" w:space="0" w:color="auto"/>
                    <w:left w:val="none" w:sz="0" w:space="0" w:color="auto"/>
                    <w:bottom w:val="none" w:sz="0" w:space="0" w:color="auto"/>
                    <w:right w:val="none" w:sz="0" w:space="0" w:color="auto"/>
                  </w:divBdr>
                </w:div>
              </w:divsChild>
            </w:div>
            <w:div w:id="13099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283">
      <w:bodyDiv w:val="1"/>
      <w:marLeft w:val="0"/>
      <w:marRight w:val="0"/>
      <w:marTop w:val="0"/>
      <w:marBottom w:val="0"/>
      <w:divBdr>
        <w:top w:val="none" w:sz="0" w:space="0" w:color="auto"/>
        <w:left w:val="none" w:sz="0" w:space="0" w:color="auto"/>
        <w:bottom w:val="none" w:sz="0" w:space="0" w:color="auto"/>
        <w:right w:val="none" w:sz="0" w:space="0" w:color="auto"/>
      </w:divBdr>
      <w:divsChild>
        <w:div w:id="79840219">
          <w:marLeft w:val="0"/>
          <w:marRight w:val="0"/>
          <w:marTop w:val="0"/>
          <w:marBottom w:val="0"/>
          <w:divBdr>
            <w:top w:val="none" w:sz="0" w:space="0" w:color="auto"/>
            <w:left w:val="none" w:sz="0" w:space="0" w:color="auto"/>
            <w:bottom w:val="none" w:sz="0" w:space="0" w:color="auto"/>
            <w:right w:val="none" w:sz="0" w:space="0" w:color="auto"/>
          </w:divBdr>
        </w:div>
        <w:div w:id="833760403">
          <w:marLeft w:val="0"/>
          <w:marRight w:val="0"/>
          <w:marTop w:val="0"/>
          <w:marBottom w:val="0"/>
          <w:divBdr>
            <w:top w:val="none" w:sz="0" w:space="0" w:color="auto"/>
            <w:left w:val="none" w:sz="0" w:space="0" w:color="auto"/>
            <w:bottom w:val="none" w:sz="0" w:space="0" w:color="auto"/>
            <w:right w:val="none" w:sz="0" w:space="0" w:color="auto"/>
          </w:divBdr>
        </w:div>
        <w:div w:id="400831785">
          <w:marLeft w:val="0"/>
          <w:marRight w:val="0"/>
          <w:marTop w:val="0"/>
          <w:marBottom w:val="0"/>
          <w:divBdr>
            <w:top w:val="none" w:sz="0" w:space="0" w:color="auto"/>
            <w:left w:val="none" w:sz="0" w:space="0" w:color="auto"/>
            <w:bottom w:val="none" w:sz="0" w:space="0" w:color="auto"/>
            <w:right w:val="none" w:sz="0" w:space="0" w:color="auto"/>
          </w:divBdr>
        </w:div>
        <w:div w:id="14239289">
          <w:marLeft w:val="0"/>
          <w:marRight w:val="0"/>
          <w:marTop w:val="0"/>
          <w:marBottom w:val="0"/>
          <w:divBdr>
            <w:top w:val="none" w:sz="0" w:space="0" w:color="auto"/>
            <w:left w:val="none" w:sz="0" w:space="0" w:color="auto"/>
            <w:bottom w:val="none" w:sz="0" w:space="0" w:color="auto"/>
            <w:right w:val="none" w:sz="0" w:space="0" w:color="auto"/>
          </w:divBdr>
        </w:div>
        <w:div w:id="597102573">
          <w:marLeft w:val="0"/>
          <w:marRight w:val="0"/>
          <w:marTop w:val="0"/>
          <w:marBottom w:val="0"/>
          <w:divBdr>
            <w:top w:val="none" w:sz="0" w:space="0" w:color="auto"/>
            <w:left w:val="none" w:sz="0" w:space="0" w:color="auto"/>
            <w:bottom w:val="none" w:sz="0" w:space="0" w:color="auto"/>
            <w:right w:val="none" w:sz="0" w:space="0" w:color="auto"/>
          </w:divBdr>
        </w:div>
        <w:div w:id="316106800">
          <w:marLeft w:val="0"/>
          <w:marRight w:val="0"/>
          <w:marTop w:val="0"/>
          <w:marBottom w:val="0"/>
          <w:divBdr>
            <w:top w:val="none" w:sz="0" w:space="0" w:color="auto"/>
            <w:left w:val="none" w:sz="0" w:space="0" w:color="auto"/>
            <w:bottom w:val="none" w:sz="0" w:space="0" w:color="auto"/>
            <w:right w:val="none" w:sz="0" w:space="0" w:color="auto"/>
          </w:divBdr>
        </w:div>
        <w:div w:id="257102271">
          <w:marLeft w:val="0"/>
          <w:marRight w:val="0"/>
          <w:marTop w:val="0"/>
          <w:marBottom w:val="0"/>
          <w:divBdr>
            <w:top w:val="none" w:sz="0" w:space="0" w:color="auto"/>
            <w:left w:val="none" w:sz="0" w:space="0" w:color="auto"/>
            <w:bottom w:val="none" w:sz="0" w:space="0" w:color="auto"/>
            <w:right w:val="none" w:sz="0" w:space="0" w:color="auto"/>
          </w:divBdr>
        </w:div>
        <w:div w:id="1413234991">
          <w:marLeft w:val="0"/>
          <w:marRight w:val="0"/>
          <w:marTop w:val="0"/>
          <w:marBottom w:val="0"/>
          <w:divBdr>
            <w:top w:val="none" w:sz="0" w:space="0" w:color="auto"/>
            <w:left w:val="none" w:sz="0" w:space="0" w:color="auto"/>
            <w:bottom w:val="none" w:sz="0" w:space="0" w:color="auto"/>
            <w:right w:val="none" w:sz="0" w:space="0" w:color="auto"/>
          </w:divBdr>
        </w:div>
        <w:div w:id="946623143">
          <w:marLeft w:val="0"/>
          <w:marRight w:val="0"/>
          <w:marTop w:val="0"/>
          <w:marBottom w:val="0"/>
          <w:divBdr>
            <w:top w:val="none" w:sz="0" w:space="0" w:color="auto"/>
            <w:left w:val="none" w:sz="0" w:space="0" w:color="auto"/>
            <w:bottom w:val="none" w:sz="0" w:space="0" w:color="auto"/>
            <w:right w:val="none" w:sz="0" w:space="0" w:color="auto"/>
          </w:divBdr>
        </w:div>
        <w:div w:id="142478382">
          <w:marLeft w:val="0"/>
          <w:marRight w:val="0"/>
          <w:marTop w:val="0"/>
          <w:marBottom w:val="0"/>
          <w:divBdr>
            <w:top w:val="none" w:sz="0" w:space="0" w:color="auto"/>
            <w:left w:val="none" w:sz="0" w:space="0" w:color="auto"/>
            <w:bottom w:val="none" w:sz="0" w:space="0" w:color="auto"/>
            <w:right w:val="none" w:sz="0" w:space="0" w:color="auto"/>
          </w:divBdr>
          <w:divsChild>
            <w:div w:id="441462073">
              <w:marLeft w:val="0"/>
              <w:marRight w:val="0"/>
              <w:marTop w:val="0"/>
              <w:marBottom w:val="0"/>
              <w:divBdr>
                <w:top w:val="none" w:sz="0" w:space="0" w:color="auto"/>
                <w:left w:val="none" w:sz="0" w:space="0" w:color="auto"/>
                <w:bottom w:val="none" w:sz="0" w:space="0" w:color="auto"/>
                <w:right w:val="none" w:sz="0" w:space="0" w:color="auto"/>
              </w:divBdr>
              <w:divsChild>
                <w:div w:id="1912690872">
                  <w:marLeft w:val="0"/>
                  <w:marRight w:val="0"/>
                  <w:marTop w:val="0"/>
                  <w:marBottom w:val="0"/>
                  <w:divBdr>
                    <w:top w:val="none" w:sz="0" w:space="0" w:color="auto"/>
                    <w:left w:val="none" w:sz="0" w:space="0" w:color="auto"/>
                    <w:bottom w:val="none" w:sz="0" w:space="0" w:color="auto"/>
                    <w:right w:val="none" w:sz="0" w:space="0" w:color="auto"/>
                  </w:divBdr>
                </w:div>
              </w:divsChild>
            </w:div>
            <w:div w:id="1875194760">
              <w:marLeft w:val="0"/>
              <w:marRight w:val="0"/>
              <w:marTop w:val="0"/>
              <w:marBottom w:val="0"/>
              <w:divBdr>
                <w:top w:val="none" w:sz="0" w:space="0" w:color="auto"/>
                <w:left w:val="none" w:sz="0" w:space="0" w:color="auto"/>
                <w:bottom w:val="none" w:sz="0" w:space="0" w:color="auto"/>
                <w:right w:val="none" w:sz="0" w:space="0" w:color="auto"/>
              </w:divBdr>
            </w:div>
          </w:divsChild>
        </w:div>
        <w:div w:id="1239751918">
          <w:marLeft w:val="0"/>
          <w:marRight w:val="0"/>
          <w:marTop w:val="0"/>
          <w:marBottom w:val="0"/>
          <w:divBdr>
            <w:top w:val="none" w:sz="0" w:space="0" w:color="auto"/>
            <w:left w:val="none" w:sz="0" w:space="0" w:color="auto"/>
            <w:bottom w:val="none" w:sz="0" w:space="0" w:color="auto"/>
            <w:right w:val="none" w:sz="0" w:space="0" w:color="auto"/>
          </w:divBdr>
        </w:div>
        <w:div w:id="1646860574">
          <w:marLeft w:val="0"/>
          <w:marRight w:val="0"/>
          <w:marTop w:val="0"/>
          <w:marBottom w:val="0"/>
          <w:divBdr>
            <w:top w:val="none" w:sz="0" w:space="0" w:color="auto"/>
            <w:left w:val="none" w:sz="0" w:space="0" w:color="auto"/>
            <w:bottom w:val="none" w:sz="0" w:space="0" w:color="auto"/>
            <w:right w:val="none" w:sz="0" w:space="0" w:color="auto"/>
          </w:divBdr>
        </w:div>
      </w:divsChild>
    </w:div>
    <w:div w:id="859969429">
      <w:bodyDiv w:val="1"/>
      <w:marLeft w:val="0"/>
      <w:marRight w:val="0"/>
      <w:marTop w:val="0"/>
      <w:marBottom w:val="0"/>
      <w:divBdr>
        <w:top w:val="none" w:sz="0" w:space="0" w:color="auto"/>
        <w:left w:val="none" w:sz="0" w:space="0" w:color="auto"/>
        <w:bottom w:val="none" w:sz="0" w:space="0" w:color="auto"/>
        <w:right w:val="none" w:sz="0" w:space="0" w:color="auto"/>
      </w:divBdr>
      <w:divsChild>
        <w:div w:id="143814246">
          <w:marLeft w:val="0"/>
          <w:marRight w:val="0"/>
          <w:marTop w:val="0"/>
          <w:marBottom w:val="0"/>
          <w:divBdr>
            <w:top w:val="none" w:sz="0" w:space="0" w:color="auto"/>
            <w:left w:val="none" w:sz="0" w:space="0" w:color="auto"/>
            <w:bottom w:val="none" w:sz="0" w:space="0" w:color="auto"/>
            <w:right w:val="none" w:sz="0" w:space="0" w:color="auto"/>
          </w:divBdr>
          <w:divsChild>
            <w:div w:id="824400295">
              <w:marLeft w:val="0"/>
              <w:marRight w:val="0"/>
              <w:marTop w:val="0"/>
              <w:marBottom w:val="0"/>
              <w:divBdr>
                <w:top w:val="none" w:sz="0" w:space="0" w:color="auto"/>
                <w:left w:val="none" w:sz="0" w:space="0" w:color="auto"/>
                <w:bottom w:val="none" w:sz="0" w:space="0" w:color="auto"/>
                <w:right w:val="none" w:sz="0" w:space="0" w:color="auto"/>
              </w:divBdr>
              <w:divsChild>
                <w:div w:id="1256136224">
                  <w:marLeft w:val="0"/>
                  <w:marRight w:val="0"/>
                  <w:marTop w:val="0"/>
                  <w:marBottom w:val="0"/>
                  <w:divBdr>
                    <w:top w:val="none" w:sz="0" w:space="0" w:color="auto"/>
                    <w:left w:val="none" w:sz="0" w:space="0" w:color="auto"/>
                    <w:bottom w:val="none" w:sz="0" w:space="0" w:color="auto"/>
                    <w:right w:val="none" w:sz="0" w:space="0" w:color="auto"/>
                  </w:divBdr>
                  <w:divsChild>
                    <w:div w:id="667294720">
                      <w:marLeft w:val="0"/>
                      <w:marRight w:val="0"/>
                      <w:marTop w:val="0"/>
                      <w:marBottom w:val="0"/>
                      <w:divBdr>
                        <w:top w:val="none" w:sz="0" w:space="0" w:color="auto"/>
                        <w:left w:val="none" w:sz="0" w:space="0" w:color="auto"/>
                        <w:bottom w:val="none" w:sz="0" w:space="0" w:color="auto"/>
                        <w:right w:val="none" w:sz="0" w:space="0" w:color="auto"/>
                      </w:divBdr>
                      <w:divsChild>
                        <w:div w:id="2062747022">
                          <w:marLeft w:val="0"/>
                          <w:marRight w:val="0"/>
                          <w:marTop w:val="0"/>
                          <w:marBottom w:val="0"/>
                          <w:divBdr>
                            <w:top w:val="none" w:sz="0" w:space="0" w:color="auto"/>
                            <w:left w:val="none" w:sz="0" w:space="0" w:color="auto"/>
                            <w:bottom w:val="none" w:sz="0" w:space="0" w:color="auto"/>
                            <w:right w:val="none" w:sz="0" w:space="0" w:color="auto"/>
                          </w:divBdr>
                          <w:divsChild>
                            <w:div w:id="1429274871">
                              <w:marLeft w:val="0"/>
                              <w:marRight w:val="0"/>
                              <w:marTop w:val="0"/>
                              <w:marBottom w:val="0"/>
                              <w:divBdr>
                                <w:top w:val="none" w:sz="0" w:space="0" w:color="auto"/>
                                <w:left w:val="none" w:sz="0" w:space="0" w:color="auto"/>
                                <w:bottom w:val="none" w:sz="0" w:space="0" w:color="auto"/>
                                <w:right w:val="none" w:sz="0" w:space="0" w:color="auto"/>
                              </w:divBdr>
                            </w:div>
                          </w:divsChild>
                        </w:div>
                        <w:div w:id="20612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3616">
          <w:marLeft w:val="0"/>
          <w:marRight w:val="0"/>
          <w:marTop w:val="0"/>
          <w:marBottom w:val="0"/>
          <w:divBdr>
            <w:top w:val="none" w:sz="0" w:space="0" w:color="auto"/>
            <w:left w:val="none" w:sz="0" w:space="0" w:color="auto"/>
            <w:bottom w:val="none" w:sz="0" w:space="0" w:color="auto"/>
            <w:right w:val="none" w:sz="0" w:space="0" w:color="auto"/>
          </w:divBdr>
          <w:divsChild>
            <w:div w:id="1070495660">
              <w:marLeft w:val="0"/>
              <w:marRight w:val="0"/>
              <w:marTop w:val="0"/>
              <w:marBottom w:val="0"/>
              <w:divBdr>
                <w:top w:val="none" w:sz="0" w:space="0" w:color="auto"/>
                <w:left w:val="none" w:sz="0" w:space="0" w:color="auto"/>
                <w:bottom w:val="none" w:sz="0" w:space="0" w:color="auto"/>
                <w:right w:val="none" w:sz="0" w:space="0" w:color="auto"/>
              </w:divBdr>
              <w:divsChild>
                <w:div w:id="1851941890">
                  <w:marLeft w:val="0"/>
                  <w:marRight w:val="0"/>
                  <w:marTop w:val="0"/>
                  <w:marBottom w:val="0"/>
                  <w:divBdr>
                    <w:top w:val="none" w:sz="0" w:space="0" w:color="auto"/>
                    <w:left w:val="none" w:sz="0" w:space="0" w:color="auto"/>
                    <w:bottom w:val="none" w:sz="0" w:space="0" w:color="auto"/>
                    <w:right w:val="none" w:sz="0" w:space="0" w:color="auto"/>
                  </w:divBdr>
                  <w:divsChild>
                    <w:div w:id="14958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0794">
          <w:marLeft w:val="0"/>
          <w:marRight w:val="0"/>
          <w:marTop w:val="0"/>
          <w:marBottom w:val="0"/>
          <w:divBdr>
            <w:top w:val="none" w:sz="0" w:space="0" w:color="auto"/>
            <w:left w:val="none" w:sz="0" w:space="0" w:color="auto"/>
            <w:bottom w:val="none" w:sz="0" w:space="0" w:color="auto"/>
            <w:right w:val="none" w:sz="0" w:space="0" w:color="auto"/>
          </w:divBdr>
          <w:divsChild>
            <w:div w:id="1332367130">
              <w:marLeft w:val="0"/>
              <w:marRight w:val="0"/>
              <w:marTop w:val="0"/>
              <w:marBottom w:val="0"/>
              <w:divBdr>
                <w:top w:val="none" w:sz="0" w:space="0" w:color="auto"/>
                <w:left w:val="none" w:sz="0" w:space="0" w:color="auto"/>
                <w:bottom w:val="none" w:sz="0" w:space="0" w:color="auto"/>
                <w:right w:val="none" w:sz="0" w:space="0" w:color="auto"/>
              </w:divBdr>
            </w:div>
          </w:divsChild>
        </w:div>
        <w:div w:id="286666174">
          <w:marLeft w:val="0"/>
          <w:marRight w:val="0"/>
          <w:marTop w:val="0"/>
          <w:marBottom w:val="0"/>
          <w:divBdr>
            <w:top w:val="none" w:sz="0" w:space="0" w:color="auto"/>
            <w:left w:val="none" w:sz="0" w:space="0" w:color="auto"/>
            <w:bottom w:val="none" w:sz="0" w:space="0" w:color="auto"/>
            <w:right w:val="none" w:sz="0" w:space="0" w:color="auto"/>
          </w:divBdr>
          <w:divsChild>
            <w:div w:id="1489444593">
              <w:marLeft w:val="0"/>
              <w:marRight w:val="0"/>
              <w:marTop w:val="0"/>
              <w:marBottom w:val="0"/>
              <w:divBdr>
                <w:top w:val="none" w:sz="0" w:space="0" w:color="auto"/>
                <w:left w:val="none" w:sz="0" w:space="0" w:color="auto"/>
                <w:bottom w:val="none" w:sz="0" w:space="0" w:color="auto"/>
                <w:right w:val="none" w:sz="0" w:space="0" w:color="auto"/>
              </w:divBdr>
              <w:divsChild>
                <w:div w:id="8330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0753">
          <w:marLeft w:val="0"/>
          <w:marRight w:val="0"/>
          <w:marTop w:val="0"/>
          <w:marBottom w:val="0"/>
          <w:divBdr>
            <w:top w:val="none" w:sz="0" w:space="0" w:color="auto"/>
            <w:left w:val="none" w:sz="0" w:space="0" w:color="auto"/>
            <w:bottom w:val="none" w:sz="0" w:space="0" w:color="auto"/>
            <w:right w:val="none" w:sz="0" w:space="0" w:color="auto"/>
          </w:divBdr>
        </w:div>
        <w:div w:id="1197281086">
          <w:marLeft w:val="0"/>
          <w:marRight w:val="0"/>
          <w:marTop w:val="0"/>
          <w:marBottom w:val="0"/>
          <w:divBdr>
            <w:top w:val="none" w:sz="0" w:space="0" w:color="auto"/>
            <w:left w:val="none" w:sz="0" w:space="0" w:color="auto"/>
            <w:bottom w:val="none" w:sz="0" w:space="0" w:color="auto"/>
            <w:right w:val="none" w:sz="0" w:space="0" w:color="auto"/>
          </w:divBdr>
          <w:divsChild>
            <w:div w:id="643268135">
              <w:marLeft w:val="0"/>
              <w:marRight w:val="0"/>
              <w:marTop w:val="0"/>
              <w:marBottom w:val="0"/>
              <w:divBdr>
                <w:top w:val="none" w:sz="0" w:space="0" w:color="auto"/>
                <w:left w:val="none" w:sz="0" w:space="0" w:color="auto"/>
                <w:bottom w:val="none" w:sz="0" w:space="0" w:color="auto"/>
                <w:right w:val="none" w:sz="0" w:space="0" w:color="auto"/>
              </w:divBdr>
            </w:div>
            <w:div w:id="599337759">
              <w:marLeft w:val="0"/>
              <w:marRight w:val="0"/>
              <w:marTop w:val="0"/>
              <w:marBottom w:val="0"/>
              <w:divBdr>
                <w:top w:val="none" w:sz="0" w:space="0" w:color="auto"/>
                <w:left w:val="none" w:sz="0" w:space="0" w:color="auto"/>
                <w:bottom w:val="none" w:sz="0" w:space="0" w:color="auto"/>
                <w:right w:val="none" w:sz="0" w:space="0" w:color="auto"/>
              </w:divBdr>
              <w:divsChild>
                <w:div w:id="10714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3889">
          <w:marLeft w:val="0"/>
          <w:marRight w:val="0"/>
          <w:marTop w:val="0"/>
          <w:marBottom w:val="0"/>
          <w:divBdr>
            <w:top w:val="none" w:sz="0" w:space="0" w:color="auto"/>
            <w:left w:val="none" w:sz="0" w:space="0" w:color="auto"/>
            <w:bottom w:val="none" w:sz="0" w:space="0" w:color="auto"/>
            <w:right w:val="none" w:sz="0" w:space="0" w:color="auto"/>
          </w:divBdr>
          <w:divsChild>
            <w:div w:id="1724021925">
              <w:marLeft w:val="0"/>
              <w:marRight w:val="0"/>
              <w:marTop w:val="0"/>
              <w:marBottom w:val="0"/>
              <w:divBdr>
                <w:top w:val="none" w:sz="0" w:space="0" w:color="auto"/>
                <w:left w:val="none" w:sz="0" w:space="0" w:color="auto"/>
                <w:bottom w:val="none" w:sz="0" w:space="0" w:color="auto"/>
                <w:right w:val="none" w:sz="0" w:space="0" w:color="auto"/>
              </w:divBdr>
              <w:divsChild>
                <w:div w:id="34549018">
                  <w:marLeft w:val="0"/>
                  <w:marRight w:val="0"/>
                  <w:marTop w:val="0"/>
                  <w:marBottom w:val="0"/>
                  <w:divBdr>
                    <w:top w:val="none" w:sz="0" w:space="0" w:color="auto"/>
                    <w:left w:val="none" w:sz="0" w:space="0" w:color="auto"/>
                    <w:bottom w:val="none" w:sz="0" w:space="0" w:color="auto"/>
                    <w:right w:val="none" w:sz="0" w:space="0" w:color="auto"/>
                  </w:divBdr>
                  <w:divsChild>
                    <w:div w:id="11529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3078">
      <w:bodyDiv w:val="1"/>
      <w:marLeft w:val="0"/>
      <w:marRight w:val="0"/>
      <w:marTop w:val="0"/>
      <w:marBottom w:val="0"/>
      <w:divBdr>
        <w:top w:val="none" w:sz="0" w:space="0" w:color="auto"/>
        <w:left w:val="none" w:sz="0" w:space="0" w:color="auto"/>
        <w:bottom w:val="none" w:sz="0" w:space="0" w:color="auto"/>
        <w:right w:val="none" w:sz="0" w:space="0" w:color="auto"/>
      </w:divBdr>
      <w:divsChild>
        <w:div w:id="1062025178">
          <w:marLeft w:val="0"/>
          <w:marRight w:val="0"/>
          <w:marTop w:val="0"/>
          <w:marBottom w:val="0"/>
          <w:divBdr>
            <w:top w:val="none" w:sz="0" w:space="0" w:color="auto"/>
            <w:left w:val="none" w:sz="0" w:space="0" w:color="auto"/>
            <w:bottom w:val="none" w:sz="0" w:space="0" w:color="auto"/>
            <w:right w:val="none" w:sz="0" w:space="0" w:color="auto"/>
          </w:divBdr>
        </w:div>
        <w:div w:id="256987236">
          <w:marLeft w:val="0"/>
          <w:marRight w:val="0"/>
          <w:marTop w:val="0"/>
          <w:marBottom w:val="0"/>
          <w:divBdr>
            <w:top w:val="none" w:sz="0" w:space="0" w:color="auto"/>
            <w:left w:val="none" w:sz="0" w:space="0" w:color="auto"/>
            <w:bottom w:val="none" w:sz="0" w:space="0" w:color="auto"/>
            <w:right w:val="none" w:sz="0" w:space="0" w:color="auto"/>
          </w:divBdr>
          <w:divsChild>
            <w:div w:id="1254819984">
              <w:marLeft w:val="0"/>
              <w:marRight w:val="0"/>
              <w:marTop w:val="0"/>
              <w:marBottom w:val="0"/>
              <w:divBdr>
                <w:top w:val="none" w:sz="0" w:space="0" w:color="auto"/>
                <w:left w:val="none" w:sz="0" w:space="0" w:color="auto"/>
                <w:bottom w:val="none" w:sz="0" w:space="0" w:color="auto"/>
                <w:right w:val="none" w:sz="0" w:space="0" w:color="auto"/>
              </w:divBdr>
              <w:divsChild>
                <w:div w:id="1370759174">
                  <w:marLeft w:val="0"/>
                  <w:marRight w:val="0"/>
                  <w:marTop w:val="0"/>
                  <w:marBottom w:val="0"/>
                  <w:divBdr>
                    <w:top w:val="none" w:sz="0" w:space="0" w:color="auto"/>
                    <w:left w:val="none" w:sz="0" w:space="0" w:color="auto"/>
                    <w:bottom w:val="none" w:sz="0" w:space="0" w:color="auto"/>
                    <w:right w:val="none" w:sz="0" w:space="0" w:color="auto"/>
                  </w:divBdr>
                </w:div>
                <w:div w:id="1309745206">
                  <w:marLeft w:val="0"/>
                  <w:marRight w:val="0"/>
                  <w:marTop w:val="0"/>
                  <w:marBottom w:val="0"/>
                  <w:divBdr>
                    <w:top w:val="none" w:sz="0" w:space="0" w:color="auto"/>
                    <w:left w:val="none" w:sz="0" w:space="0" w:color="auto"/>
                    <w:bottom w:val="none" w:sz="0" w:space="0" w:color="auto"/>
                    <w:right w:val="none" w:sz="0" w:space="0" w:color="auto"/>
                  </w:divBdr>
                  <w:divsChild>
                    <w:div w:id="324551352">
                      <w:marLeft w:val="0"/>
                      <w:marRight w:val="0"/>
                      <w:marTop w:val="0"/>
                      <w:marBottom w:val="0"/>
                      <w:divBdr>
                        <w:top w:val="none" w:sz="0" w:space="0" w:color="auto"/>
                        <w:left w:val="none" w:sz="0" w:space="0" w:color="auto"/>
                        <w:bottom w:val="none" w:sz="0" w:space="0" w:color="auto"/>
                        <w:right w:val="none" w:sz="0" w:space="0" w:color="auto"/>
                      </w:divBdr>
                      <w:divsChild>
                        <w:div w:id="1406872946">
                          <w:marLeft w:val="0"/>
                          <w:marRight w:val="0"/>
                          <w:marTop w:val="0"/>
                          <w:marBottom w:val="0"/>
                          <w:divBdr>
                            <w:top w:val="none" w:sz="0" w:space="0" w:color="auto"/>
                            <w:left w:val="none" w:sz="0" w:space="0" w:color="auto"/>
                            <w:bottom w:val="none" w:sz="0" w:space="0" w:color="auto"/>
                            <w:right w:val="none" w:sz="0" w:space="0" w:color="auto"/>
                          </w:divBdr>
                          <w:divsChild>
                            <w:div w:id="7094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7590">
                      <w:marLeft w:val="0"/>
                      <w:marRight w:val="0"/>
                      <w:marTop w:val="0"/>
                      <w:marBottom w:val="0"/>
                      <w:divBdr>
                        <w:top w:val="none" w:sz="0" w:space="0" w:color="auto"/>
                        <w:left w:val="none" w:sz="0" w:space="0" w:color="auto"/>
                        <w:bottom w:val="none" w:sz="0" w:space="0" w:color="auto"/>
                        <w:right w:val="none" w:sz="0" w:space="0" w:color="auto"/>
                      </w:divBdr>
                      <w:divsChild>
                        <w:div w:id="1990132718">
                          <w:marLeft w:val="0"/>
                          <w:marRight w:val="0"/>
                          <w:marTop w:val="0"/>
                          <w:marBottom w:val="0"/>
                          <w:divBdr>
                            <w:top w:val="none" w:sz="0" w:space="0" w:color="auto"/>
                            <w:left w:val="none" w:sz="0" w:space="0" w:color="auto"/>
                            <w:bottom w:val="none" w:sz="0" w:space="0" w:color="auto"/>
                            <w:right w:val="none" w:sz="0" w:space="0" w:color="auto"/>
                          </w:divBdr>
                          <w:divsChild>
                            <w:div w:id="1225289423">
                              <w:marLeft w:val="0"/>
                              <w:marRight w:val="0"/>
                              <w:marTop w:val="0"/>
                              <w:marBottom w:val="0"/>
                              <w:divBdr>
                                <w:top w:val="none" w:sz="0" w:space="0" w:color="auto"/>
                                <w:left w:val="none" w:sz="0" w:space="0" w:color="auto"/>
                                <w:bottom w:val="none" w:sz="0" w:space="0" w:color="auto"/>
                                <w:right w:val="none" w:sz="0" w:space="0" w:color="auto"/>
                              </w:divBdr>
                            </w:div>
                            <w:div w:id="1357148489">
                              <w:marLeft w:val="0"/>
                              <w:marRight w:val="0"/>
                              <w:marTop w:val="0"/>
                              <w:marBottom w:val="0"/>
                              <w:divBdr>
                                <w:top w:val="none" w:sz="0" w:space="0" w:color="auto"/>
                                <w:left w:val="none" w:sz="0" w:space="0" w:color="auto"/>
                                <w:bottom w:val="none" w:sz="0" w:space="0" w:color="auto"/>
                                <w:right w:val="none" w:sz="0" w:space="0" w:color="auto"/>
                              </w:divBdr>
                            </w:div>
                            <w:div w:id="849444672">
                              <w:marLeft w:val="0"/>
                              <w:marRight w:val="0"/>
                              <w:marTop w:val="0"/>
                              <w:marBottom w:val="0"/>
                              <w:divBdr>
                                <w:top w:val="none" w:sz="0" w:space="0" w:color="auto"/>
                                <w:left w:val="none" w:sz="0" w:space="0" w:color="auto"/>
                                <w:bottom w:val="none" w:sz="0" w:space="0" w:color="auto"/>
                                <w:right w:val="none" w:sz="0" w:space="0" w:color="auto"/>
                              </w:divBdr>
                            </w:div>
                            <w:div w:id="1554848615">
                              <w:marLeft w:val="0"/>
                              <w:marRight w:val="0"/>
                              <w:marTop w:val="0"/>
                              <w:marBottom w:val="0"/>
                              <w:divBdr>
                                <w:top w:val="none" w:sz="0" w:space="0" w:color="auto"/>
                                <w:left w:val="none" w:sz="0" w:space="0" w:color="auto"/>
                                <w:bottom w:val="none" w:sz="0" w:space="0" w:color="auto"/>
                                <w:right w:val="none" w:sz="0" w:space="0" w:color="auto"/>
                              </w:divBdr>
                            </w:div>
                            <w:div w:id="1521166676">
                              <w:marLeft w:val="0"/>
                              <w:marRight w:val="0"/>
                              <w:marTop w:val="0"/>
                              <w:marBottom w:val="0"/>
                              <w:divBdr>
                                <w:top w:val="none" w:sz="0" w:space="0" w:color="auto"/>
                                <w:left w:val="none" w:sz="0" w:space="0" w:color="auto"/>
                                <w:bottom w:val="none" w:sz="0" w:space="0" w:color="auto"/>
                                <w:right w:val="none" w:sz="0" w:space="0" w:color="auto"/>
                              </w:divBdr>
                            </w:div>
                            <w:div w:id="153882751">
                              <w:marLeft w:val="0"/>
                              <w:marRight w:val="0"/>
                              <w:marTop w:val="0"/>
                              <w:marBottom w:val="0"/>
                              <w:divBdr>
                                <w:top w:val="none" w:sz="0" w:space="0" w:color="auto"/>
                                <w:left w:val="none" w:sz="0" w:space="0" w:color="auto"/>
                                <w:bottom w:val="none" w:sz="0" w:space="0" w:color="auto"/>
                                <w:right w:val="none" w:sz="0" w:space="0" w:color="auto"/>
                              </w:divBdr>
                            </w:div>
                            <w:div w:id="204291986">
                              <w:marLeft w:val="0"/>
                              <w:marRight w:val="0"/>
                              <w:marTop w:val="0"/>
                              <w:marBottom w:val="0"/>
                              <w:divBdr>
                                <w:top w:val="none" w:sz="0" w:space="0" w:color="auto"/>
                                <w:left w:val="none" w:sz="0" w:space="0" w:color="auto"/>
                                <w:bottom w:val="none" w:sz="0" w:space="0" w:color="auto"/>
                                <w:right w:val="none" w:sz="0" w:space="0" w:color="auto"/>
                              </w:divBdr>
                            </w:div>
                            <w:div w:id="1846438722">
                              <w:marLeft w:val="0"/>
                              <w:marRight w:val="0"/>
                              <w:marTop w:val="0"/>
                              <w:marBottom w:val="0"/>
                              <w:divBdr>
                                <w:top w:val="none" w:sz="0" w:space="0" w:color="auto"/>
                                <w:left w:val="none" w:sz="0" w:space="0" w:color="auto"/>
                                <w:bottom w:val="none" w:sz="0" w:space="0" w:color="auto"/>
                                <w:right w:val="none" w:sz="0" w:space="0" w:color="auto"/>
                              </w:divBdr>
                            </w:div>
                            <w:div w:id="17511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8972">
                      <w:marLeft w:val="0"/>
                      <w:marRight w:val="0"/>
                      <w:marTop w:val="0"/>
                      <w:marBottom w:val="0"/>
                      <w:divBdr>
                        <w:top w:val="none" w:sz="0" w:space="0" w:color="auto"/>
                        <w:left w:val="none" w:sz="0" w:space="0" w:color="auto"/>
                        <w:bottom w:val="none" w:sz="0" w:space="0" w:color="auto"/>
                        <w:right w:val="none" w:sz="0" w:space="0" w:color="auto"/>
                      </w:divBdr>
                      <w:divsChild>
                        <w:div w:id="168756257">
                          <w:marLeft w:val="0"/>
                          <w:marRight w:val="0"/>
                          <w:marTop w:val="0"/>
                          <w:marBottom w:val="0"/>
                          <w:divBdr>
                            <w:top w:val="none" w:sz="0" w:space="0" w:color="auto"/>
                            <w:left w:val="none" w:sz="0" w:space="0" w:color="auto"/>
                            <w:bottom w:val="none" w:sz="0" w:space="0" w:color="auto"/>
                            <w:right w:val="none" w:sz="0" w:space="0" w:color="auto"/>
                          </w:divBdr>
                          <w:divsChild>
                            <w:div w:id="2093820087">
                              <w:marLeft w:val="0"/>
                              <w:marRight w:val="0"/>
                              <w:marTop w:val="0"/>
                              <w:marBottom w:val="0"/>
                              <w:divBdr>
                                <w:top w:val="none" w:sz="0" w:space="0" w:color="auto"/>
                                <w:left w:val="none" w:sz="0" w:space="0" w:color="auto"/>
                                <w:bottom w:val="none" w:sz="0" w:space="0" w:color="auto"/>
                                <w:right w:val="none" w:sz="0" w:space="0" w:color="auto"/>
                              </w:divBdr>
                            </w:div>
                            <w:div w:id="2012367144">
                              <w:marLeft w:val="0"/>
                              <w:marRight w:val="0"/>
                              <w:marTop w:val="0"/>
                              <w:marBottom w:val="0"/>
                              <w:divBdr>
                                <w:top w:val="none" w:sz="0" w:space="0" w:color="auto"/>
                                <w:left w:val="none" w:sz="0" w:space="0" w:color="auto"/>
                                <w:bottom w:val="none" w:sz="0" w:space="0" w:color="auto"/>
                                <w:right w:val="none" w:sz="0" w:space="0" w:color="auto"/>
                              </w:divBdr>
                            </w:div>
                            <w:div w:id="414322237">
                              <w:marLeft w:val="0"/>
                              <w:marRight w:val="0"/>
                              <w:marTop w:val="0"/>
                              <w:marBottom w:val="0"/>
                              <w:divBdr>
                                <w:top w:val="none" w:sz="0" w:space="0" w:color="auto"/>
                                <w:left w:val="none" w:sz="0" w:space="0" w:color="auto"/>
                                <w:bottom w:val="none" w:sz="0" w:space="0" w:color="auto"/>
                                <w:right w:val="none" w:sz="0" w:space="0" w:color="auto"/>
                              </w:divBdr>
                            </w:div>
                            <w:div w:id="1290819788">
                              <w:marLeft w:val="0"/>
                              <w:marRight w:val="0"/>
                              <w:marTop w:val="0"/>
                              <w:marBottom w:val="0"/>
                              <w:divBdr>
                                <w:top w:val="none" w:sz="0" w:space="0" w:color="auto"/>
                                <w:left w:val="none" w:sz="0" w:space="0" w:color="auto"/>
                                <w:bottom w:val="none" w:sz="0" w:space="0" w:color="auto"/>
                                <w:right w:val="none" w:sz="0" w:space="0" w:color="auto"/>
                              </w:divBdr>
                            </w:div>
                            <w:div w:id="530915901">
                              <w:marLeft w:val="0"/>
                              <w:marRight w:val="0"/>
                              <w:marTop w:val="0"/>
                              <w:marBottom w:val="0"/>
                              <w:divBdr>
                                <w:top w:val="none" w:sz="0" w:space="0" w:color="auto"/>
                                <w:left w:val="none" w:sz="0" w:space="0" w:color="auto"/>
                                <w:bottom w:val="none" w:sz="0" w:space="0" w:color="auto"/>
                                <w:right w:val="none" w:sz="0" w:space="0" w:color="auto"/>
                              </w:divBdr>
                            </w:div>
                            <w:div w:id="105924640">
                              <w:marLeft w:val="0"/>
                              <w:marRight w:val="0"/>
                              <w:marTop w:val="0"/>
                              <w:marBottom w:val="0"/>
                              <w:divBdr>
                                <w:top w:val="none" w:sz="0" w:space="0" w:color="auto"/>
                                <w:left w:val="none" w:sz="0" w:space="0" w:color="auto"/>
                                <w:bottom w:val="none" w:sz="0" w:space="0" w:color="auto"/>
                                <w:right w:val="none" w:sz="0" w:space="0" w:color="auto"/>
                              </w:divBdr>
                            </w:div>
                            <w:div w:id="173959186">
                              <w:marLeft w:val="0"/>
                              <w:marRight w:val="0"/>
                              <w:marTop w:val="0"/>
                              <w:marBottom w:val="0"/>
                              <w:divBdr>
                                <w:top w:val="none" w:sz="0" w:space="0" w:color="auto"/>
                                <w:left w:val="none" w:sz="0" w:space="0" w:color="auto"/>
                                <w:bottom w:val="none" w:sz="0" w:space="0" w:color="auto"/>
                                <w:right w:val="none" w:sz="0" w:space="0" w:color="auto"/>
                              </w:divBdr>
                            </w:div>
                            <w:div w:id="488789388">
                              <w:marLeft w:val="0"/>
                              <w:marRight w:val="0"/>
                              <w:marTop w:val="0"/>
                              <w:marBottom w:val="0"/>
                              <w:divBdr>
                                <w:top w:val="none" w:sz="0" w:space="0" w:color="auto"/>
                                <w:left w:val="none" w:sz="0" w:space="0" w:color="auto"/>
                                <w:bottom w:val="none" w:sz="0" w:space="0" w:color="auto"/>
                                <w:right w:val="none" w:sz="0" w:space="0" w:color="auto"/>
                              </w:divBdr>
                            </w:div>
                            <w:div w:id="20494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0374">
                      <w:marLeft w:val="0"/>
                      <w:marRight w:val="0"/>
                      <w:marTop w:val="0"/>
                      <w:marBottom w:val="0"/>
                      <w:divBdr>
                        <w:top w:val="none" w:sz="0" w:space="0" w:color="auto"/>
                        <w:left w:val="none" w:sz="0" w:space="0" w:color="auto"/>
                        <w:bottom w:val="none" w:sz="0" w:space="0" w:color="auto"/>
                        <w:right w:val="none" w:sz="0" w:space="0" w:color="auto"/>
                      </w:divBdr>
                      <w:divsChild>
                        <w:div w:id="1915117693">
                          <w:marLeft w:val="0"/>
                          <w:marRight w:val="0"/>
                          <w:marTop w:val="0"/>
                          <w:marBottom w:val="0"/>
                          <w:divBdr>
                            <w:top w:val="none" w:sz="0" w:space="0" w:color="auto"/>
                            <w:left w:val="none" w:sz="0" w:space="0" w:color="auto"/>
                            <w:bottom w:val="none" w:sz="0" w:space="0" w:color="auto"/>
                            <w:right w:val="none" w:sz="0" w:space="0" w:color="auto"/>
                          </w:divBdr>
                          <w:divsChild>
                            <w:div w:id="18610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9771">
      <w:bodyDiv w:val="1"/>
      <w:marLeft w:val="0"/>
      <w:marRight w:val="0"/>
      <w:marTop w:val="0"/>
      <w:marBottom w:val="0"/>
      <w:divBdr>
        <w:top w:val="none" w:sz="0" w:space="0" w:color="auto"/>
        <w:left w:val="none" w:sz="0" w:space="0" w:color="auto"/>
        <w:bottom w:val="none" w:sz="0" w:space="0" w:color="auto"/>
        <w:right w:val="none" w:sz="0" w:space="0" w:color="auto"/>
      </w:divBdr>
    </w:div>
    <w:div w:id="1515194854">
      <w:bodyDiv w:val="1"/>
      <w:marLeft w:val="0"/>
      <w:marRight w:val="0"/>
      <w:marTop w:val="0"/>
      <w:marBottom w:val="0"/>
      <w:divBdr>
        <w:top w:val="none" w:sz="0" w:space="0" w:color="auto"/>
        <w:left w:val="none" w:sz="0" w:space="0" w:color="auto"/>
        <w:bottom w:val="none" w:sz="0" w:space="0" w:color="auto"/>
        <w:right w:val="none" w:sz="0" w:space="0" w:color="auto"/>
      </w:divBdr>
      <w:divsChild>
        <w:div w:id="1403485492">
          <w:marLeft w:val="0"/>
          <w:marRight w:val="0"/>
          <w:marTop w:val="0"/>
          <w:marBottom w:val="0"/>
          <w:divBdr>
            <w:top w:val="none" w:sz="0" w:space="0" w:color="auto"/>
            <w:left w:val="none" w:sz="0" w:space="0" w:color="auto"/>
            <w:bottom w:val="none" w:sz="0" w:space="0" w:color="auto"/>
            <w:right w:val="none" w:sz="0" w:space="0" w:color="auto"/>
          </w:divBdr>
        </w:div>
        <w:div w:id="1339118534">
          <w:marLeft w:val="0"/>
          <w:marRight w:val="0"/>
          <w:marTop w:val="0"/>
          <w:marBottom w:val="0"/>
          <w:divBdr>
            <w:top w:val="none" w:sz="0" w:space="0" w:color="auto"/>
            <w:left w:val="none" w:sz="0" w:space="0" w:color="auto"/>
            <w:bottom w:val="none" w:sz="0" w:space="0" w:color="auto"/>
            <w:right w:val="none" w:sz="0" w:space="0" w:color="auto"/>
          </w:divBdr>
        </w:div>
        <w:div w:id="41642447">
          <w:marLeft w:val="0"/>
          <w:marRight w:val="0"/>
          <w:marTop w:val="0"/>
          <w:marBottom w:val="0"/>
          <w:divBdr>
            <w:top w:val="none" w:sz="0" w:space="0" w:color="auto"/>
            <w:left w:val="none" w:sz="0" w:space="0" w:color="auto"/>
            <w:bottom w:val="none" w:sz="0" w:space="0" w:color="auto"/>
            <w:right w:val="none" w:sz="0" w:space="0" w:color="auto"/>
          </w:divBdr>
        </w:div>
        <w:div w:id="1484468373">
          <w:marLeft w:val="0"/>
          <w:marRight w:val="0"/>
          <w:marTop w:val="0"/>
          <w:marBottom w:val="0"/>
          <w:divBdr>
            <w:top w:val="none" w:sz="0" w:space="0" w:color="auto"/>
            <w:left w:val="none" w:sz="0" w:space="0" w:color="auto"/>
            <w:bottom w:val="none" w:sz="0" w:space="0" w:color="auto"/>
            <w:right w:val="none" w:sz="0" w:space="0" w:color="auto"/>
          </w:divBdr>
        </w:div>
        <w:div w:id="1529293510">
          <w:marLeft w:val="0"/>
          <w:marRight w:val="0"/>
          <w:marTop w:val="0"/>
          <w:marBottom w:val="0"/>
          <w:divBdr>
            <w:top w:val="none" w:sz="0" w:space="0" w:color="auto"/>
            <w:left w:val="none" w:sz="0" w:space="0" w:color="auto"/>
            <w:bottom w:val="none" w:sz="0" w:space="0" w:color="auto"/>
            <w:right w:val="none" w:sz="0" w:space="0" w:color="auto"/>
          </w:divBdr>
        </w:div>
        <w:div w:id="2001762674">
          <w:marLeft w:val="0"/>
          <w:marRight w:val="0"/>
          <w:marTop w:val="0"/>
          <w:marBottom w:val="0"/>
          <w:divBdr>
            <w:top w:val="none" w:sz="0" w:space="0" w:color="auto"/>
            <w:left w:val="none" w:sz="0" w:space="0" w:color="auto"/>
            <w:bottom w:val="none" w:sz="0" w:space="0" w:color="auto"/>
            <w:right w:val="none" w:sz="0" w:space="0" w:color="auto"/>
          </w:divBdr>
        </w:div>
        <w:div w:id="992178646">
          <w:marLeft w:val="0"/>
          <w:marRight w:val="0"/>
          <w:marTop w:val="0"/>
          <w:marBottom w:val="0"/>
          <w:divBdr>
            <w:top w:val="none" w:sz="0" w:space="0" w:color="auto"/>
            <w:left w:val="none" w:sz="0" w:space="0" w:color="auto"/>
            <w:bottom w:val="none" w:sz="0" w:space="0" w:color="auto"/>
            <w:right w:val="none" w:sz="0" w:space="0" w:color="auto"/>
          </w:divBdr>
        </w:div>
        <w:div w:id="1415711277">
          <w:marLeft w:val="0"/>
          <w:marRight w:val="0"/>
          <w:marTop w:val="0"/>
          <w:marBottom w:val="0"/>
          <w:divBdr>
            <w:top w:val="none" w:sz="0" w:space="0" w:color="auto"/>
            <w:left w:val="none" w:sz="0" w:space="0" w:color="auto"/>
            <w:bottom w:val="none" w:sz="0" w:space="0" w:color="auto"/>
            <w:right w:val="none" w:sz="0" w:space="0" w:color="auto"/>
          </w:divBdr>
        </w:div>
        <w:div w:id="2044354635">
          <w:marLeft w:val="0"/>
          <w:marRight w:val="0"/>
          <w:marTop w:val="0"/>
          <w:marBottom w:val="0"/>
          <w:divBdr>
            <w:top w:val="none" w:sz="0" w:space="0" w:color="auto"/>
            <w:left w:val="none" w:sz="0" w:space="0" w:color="auto"/>
            <w:bottom w:val="none" w:sz="0" w:space="0" w:color="auto"/>
            <w:right w:val="none" w:sz="0" w:space="0" w:color="auto"/>
          </w:divBdr>
        </w:div>
        <w:div w:id="231358154">
          <w:marLeft w:val="0"/>
          <w:marRight w:val="0"/>
          <w:marTop w:val="0"/>
          <w:marBottom w:val="0"/>
          <w:divBdr>
            <w:top w:val="none" w:sz="0" w:space="0" w:color="auto"/>
            <w:left w:val="none" w:sz="0" w:space="0" w:color="auto"/>
            <w:bottom w:val="none" w:sz="0" w:space="0" w:color="auto"/>
            <w:right w:val="none" w:sz="0" w:space="0" w:color="auto"/>
          </w:divBdr>
          <w:divsChild>
            <w:div w:id="1508716992">
              <w:marLeft w:val="0"/>
              <w:marRight w:val="0"/>
              <w:marTop w:val="0"/>
              <w:marBottom w:val="0"/>
              <w:divBdr>
                <w:top w:val="none" w:sz="0" w:space="0" w:color="auto"/>
                <w:left w:val="none" w:sz="0" w:space="0" w:color="auto"/>
                <w:bottom w:val="none" w:sz="0" w:space="0" w:color="auto"/>
                <w:right w:val="none" w:sz="0" w:space="0" w:color="auto"/>
              </w:divBdr>
              <w:divsChild>
                <w:div w:id="986472987">
                  <w:marLeft w:val="0"/>
                  <w:marRight w:val="0"/>
                  <w:marTop w:val="0"/>
                  <w:marBottom w:val="0"/>
                  <w:divBdr>
                    <w:top w:val="none" w:sz="0" w:space="0" w:color="auto"/>
                    <w:left w:val="none" w:sz="0" w:space="0" w:color="auto"/>
                    <w:bottom w:val="none" w:sz="0" w:space="0" w:color="auto"/>
                    <w:right w:val="none" w:sz="0" w:space="0" w:color="auto"/>
                  </w:divBdr>
                </w:div>
              </w:divsChild>
            </w:div>
            <w:div w:id="851650273">
              <w:marLeft w:val="0"/>
              <w:marRight w:val="0"/>
              <w:marTop w:val="0"/>
              <w:marBottom w:val="0"/>
              <w:divBdr>
                <w:top w:val="none" w:sz="0" w:space="0" w:color="auto"/>
                <w:left w:val="none" w:sz="0" w:space="0" w:color="auto"/>
                <w:bottom w:val="none" w:sz="0" w:space="0" w:color="auto"/>
                <w:right w:val="none" w:sz="0" w:space="0" w:color="auto"/>
              </w:divBdr>
            </w:div>
          </w:divsChild>
        </w:div>
        <w:div w:id="1508330410">
          <w:marLeft w:val="0"/>
          <w:marRight w:val="0"/>
          <w:marTop w:val="0"/>
          <w:marBottom w:val="0"/>
          <w:divBdr>
            <w:top w:val="none" w:sz="0" w:space="0" w:color="auto"/>
            <w:left w:val="none" w:sz="0" w:space="0" w:color="auto"/>
            <w:bottom w:val="none" w:sz="0" w:space="0" w:color="auto"/>
            <w:right w:val="none" w:sz="0" w:space="0" w:color="auto"/>
          </w:divBdr>
        </w:div>
        <w:div w:id="1457600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www.jujens.eu/posts/2014/May/05/Communication-serie/" TargetMode="External"/><Relationship Id="rId21" Type="http://schemas.openxmlformats.org/officeDocument/2006/relationships/image" Target="media/image1.png"/><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hyperlink" Target="https://www.jujens.eu/posts/2014/May/05/Communication-serie/" TargetMode="External"/><Relationship Id="rId68" Type="http://schemas.openxmlformats.org/officeDocument/2006/relationships/hyperlink" Target="https://www.jujens.eu/posts/2014/May/05/Communication-serie/" TargetMode="External"/><Relationship Id="rId84" Type="http://schemas.openxmlformats.org/officeDocument/2006/relationships/hyperlink" Target="http://fr.wikipedia.org/wiki/PCI_Express" TargetMode="External"/><Relationship Id="rId89" Type="http://schemas.openxmlformats.org/officeDocument/2006/relationships/hyperlink" Target="http://www.python.org/" TargetMode="External"/><Relationship Id="rId112" Type="http://schemas.openxmlformats.org/officeDocument/2006/relationships/hyperlink" Target="https://www.jujens.eu/posts/2014/May/05/Communication-serie/" TargetMode="External"/><Relationship Id="rId133" Type="http://schemas.openxmlformats.org/officeDocument/2006/relationships/hyperlink" Target="http://linksprite.com/wiki/index.php5?title=RS232_Shield_V2_for_Arduino" TargetMode="External"/><Relationship Id="rId138" Type="http://schemas.openxmlformats.org/officeDocument/2006/relationships/hyperlink" Target="https://fr.aliexpress.com/item/Fast-Free-Ship-RS232-Shield-V2-for-pcDuino-Arduino-RS232-serial-interface-communication-module/32664256235.html?spm=2114.06010108.3.1.hV3d1z&amp;ws_ab_test=searchweb0_0,searchweb201602_3_10065_10068_10501_10503_10000032_119_10000025_10000029_430_10000028_10060_10062_10056_10055_10000062_10054_10059_10099_10000022_10000012_10103_10000015_10102_10096_10000018_10000019_10000056_10000059_10052_10053_10107_10050_10106_10051_10000053_10000007_10000050_10084_10083_10118_10000047_10080_10082_10081_10110_10111_10112_10113_10114_10115_10033_10000041_10000044_10078_10079_10000038_429_10073_10000035_10121-10503_10501,searchweb201603_10,afswitch_1,single_sort_1_default&amp;btsid=edc0cfd6-673f-46c8-a22c-4d3647bed128" TargetMode="External"/><Relationship Id="rId16" Type="http://schemas.openxmlformats.org/officeDocument/2006/relationships/hyperlink" Target="http://eskimon.fr/102-arduino-301-generalites-voie-serie" TargetMode="External"/><Relationship Id="rId107" Type="http://schemas.openxmlformats.org/officeDocument/2006/relationships/hyperlink" Target="http://arduino.cc/en/Reference/SwitchCase" TargetMode="External"/><Relationship Id="rId11" Type="http://schemas.openxmlformats.org/officeDocument/2006/relationships/hyperlink" Target="https://www.jujens.eu/posts/2014/May/05/Communication-serie/" TargetMode="External"/><Relationship Id="rId32" Type="http://schemas.openxmlformats.org/officeDocument/2006/relationships/image" Target="media/image10.jpeg"/><Relationship Id="rId37" Type="http://schemas.openxmlformats.org/officeDocument/2006/relationships/image" Target="media/image14.png"/><Relationship Id="rId53" Type="http://schemas.openxmlformats.org/officeDocument/2006/relationships/hyperlink" Target="https://www.jujens.eu/posts/2014/May/05/Communication-serie/" TargetMode="External"/><Relationship Id="rId58" Type="http://schemas.openxmlformats.org/officeDocument/2006/relationships/hyperlink" Target="https://www.jujens.eu/tag/robotique.html" TargetMode="External"/><Relationship Id="rId74" Type="http://schemas.openxmlformats.org/officeDocument/2006/relationships/hyperlink" Target="https://www.jujens.eu/posts/2014/May/05/Communication-serie/" TargetMode="External"/><Relationship Id="rId79" Type="http://schemas.openxmlformats.org/officeDocument/2006/relationships/hyperlink" Target="https://www.jujens.eu/posts/2014/May/05/Communication-serie/" TargetMode="External"/><Relationship Id="rId102" Type="http://schemas.openxmlformats.org/officeDocument/2006/relationships/hyperlink" Target="http://arduino.cc/en/Serial/Read" TargetMode="External"/><Relationship Id="rId123" Type="http://schemas.openxmlformats.org/officeDocument/2006/relationships/hyperlink" Target="https://www.jujens.eu/static/communication-serie/serial_port_com/serial_port_com.ino" TargetMode="External"/><Relationship Id="rId128" Type="http://schemas.openxmlformats.org/officeDocument/2006/relationships/hyperlink" Target="https://www.jujens.eu/static/communication-serie/codes.zip" TargetMode="External"/><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s://pypi.python.org/pypi/pyserial/2.7" TargetMode="External"/><Relationship Id="rId95" Type="http://schemas.openxmlformats.org/officeDocument/2006/relationships/image" Target="media/image27.jpeg"/><Relationship Id="rId22" Type="http://schemas.openxmlformats.org/officeDocument/2006/relationships/image" Target="media/image2.png"/><Relationship Id="rId27" Type="http://schemas.openxmlformats.org/officeDocument/2006/relationships/hyperlink" Target="http://fr.wikipedia.org/wiki/RS-232" TargetMode="External"/><Relationship Id="rId43" Type="http://schemas.openxmlformats.org/officeDocument/2006/relationships/image" Target="media/image18.jpeg"/><Relationship Id="rId48" Type="http://schemas.openxmlformats.org/officeDocument/2006/relationships/image" Target="media/image23.jpeg"/><Relationship Id="rId64" Type="http://schemas.openxmlformats.org/officeDocument/2006/relationships/hyperlink" Target="https://www.jujens.eu/posts/2014/May/05/Communication-serie/" TargetMode="External"/><Relationship Id="rId69" Type="http://schemas.openxmlformats.org/officeDocument/2006/relationships/hyperlink" Target="https://www.jujens.eu/posts/2014/May/05/Communication-serie/" TargetMode="External"/><Relationship Id="rId113" Type="http://schemas.openxmlformats.org/officeDocument/2006/relationships/hyperlink" Target="https://www.jujens.eu/posts/2014/May/05/Communication-serie/" TargetMode="External"/><Relationship Id="rId118" Type="http://schemas.openxmlformats.org/officeDocument/2006/relationships/hyperlink" Target="https://www.jujens.eu/posts/2014/May/05/Communication-serie/" TargetMode="External"/><Relationship Id="rId134" Type="http://schemas.openxmlformats.org/officeDocument/2006/relationships/hyperlink" Target="https://www.arduino.cc/en/Tutorial/ArduinoSoftwareRS232" TargetMode="External"/><Relationship Id="rId139" Type="http://schemas.openxmlformats.org/officeDocument/2006/relationships/image" Target="media/image31.jpeg"/><Relationship Id="rId80" Type="http://schemas.openxmlformats.org/officeDocument/2006/relationships/hyperlink" Target="https://www.jujens.eu/posts/2014/May/05/Communication-serie/" TargetMode="External"/><Relationship Id="rId85" Type="http://schemas.openxmlformats.org/officeDocument/2006/relationships/hyperlink" Target="https://www.jujens.eu/posts/2014/May/05/Communication-serie/" TargetMode="External"/><Relationship Id="rId3" Type="http://schemas.openxmlformats.org/officeDocument/2006/relationships/styles" Target="styles.xml"/><Relationship Id="rId12" Type="http://schemas.openxmlformats.org/officeDocument/2006/relationships/hyperlink" Target="https://www.sparkfun.com/products/13029" TargetMode="External"/><Relationship Id="rId17" Type="http://schemas.openxmlformats.org/officeDocument/2006/relationships/hyperlink" Target="http://eskimon.fr/102-arduino-301-generalites-voie-serie"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1.jpeg"/><Relationship Id="rId59" Type="http://schemas.openxmlformats.org/officeDocument/2006/relationships/hyperlink" Target="https://www.jujens.eu/posts/2014/May/05/Communication-serie/" TargetMode="External"/><Relationship Id="rId67" Type="http://schemas.openxmlformats.org/officeDocument/2006/relationships/hyperlink" Target="https://www.jujens.eu/posts/2014/May/05/Communication-serie/" TargetMode="External"/><Relationship Id="rId103" Type="http://schemas.openxmlformats.org/officeDocument/2006/relationships/hyperlink" Target="http://fr.wikipedia.org/wiki/American_Standard_Code_for_Information_Interchange" TargetMode="External"/><Relationship Id="rId108" Type="http://schemas.openxmlformats.org/officeDocument/2006/relationships/hyperlink" Target="https://www.jujens.eu/posts/2014/May/05/Communication-serie/" TargetMode="External"/><Relationship Id="rId116" Type="http://schemas.openxmlformats.org/officeDocument/2006/relationships/hyperlink" Target="http://pyserial.sourceforge.net/" TargetMode="External"/><Relationship Id="rId124" Type="http://schemas.openxmlformats.org/officeDocument/2006/relationships/hyperlink" Target="https://www.jujens.eu/static/communication-serie/lire_entier/lire_entier.ino" TargetMode="External"/><Relationship Id="rId129" Type="http://schemas.openxmlformats.org/officeDocument/2006/relationships/hyperlink" Target="https://www.sparkfun.com/products/13029" TargetMode="External"/><Relationship Id="rId137" Type="http://schemas.openxmlformats.org/officeDocument/2006/relationships/hyperlink" Target="https://www.aliexpress.com/store/1548016" TargetMode="External"/><Relationship Id="rId20" Type="http://schemas.openxmlformats.org/officeDocument/2006/relationships/hyperlink" Target="http://eskimon.fr/102-arduino-301-generalites-voie-serie" TargetMode="External"/><Relationship Id="rId41" Type="http://schemas.openxmlformats.org/officeDocument/2006/relationships/image" Target="media/image16.jpeg"/><Relationship Id="rId54" Type="http://schemas.openxmlformats.org/officeDocument/2006/relationships/hyperlink" Target="https://www.jujens.eu/posts/2014/May/05/Communication-serie/" TargetMode="External"/><Relationship Id="rId62" Type="http://schemas.openxmlformats.org/officeDocument/2006/relationships/hyperlink" Target="https://www.jujens.eu/posts/2014/May/05/Communication-serie/" TargetMode="External"/><Relationship Id="rId70" Type="http://schemas.openxmlformats.org/officeDocument/2006/relationships/hyperlink" Target="https://www.jujens.eu/posts/2014/May/05/Communication-serie/" TargetMode="External"/><Relationship Id="rId75" Type="http://schemas.openxmlformats.org/officeDocument/2006/relationships/hyperlink" Target="https://www.jujens.eu/posts/2014/May/05/Communication-serie/" TargetMode="External"/><Relationship Id="rId83" Type="http://schemas.openxmlformats.org/officeDocument/2006/relationships/hyperlink" Target="http://fr.wikipedia.org/wiki/I2C" TargetMode="External"/><Relationship Id="rId88" Type="http://schemas.openxmlformats.org/officeDocument/2006/relationships/hyperlink" Target="https://www.jujens.eu/posts/2014/May/05/Communication-serie/" TargetMode="External"/><Relationship Id="rId91" Type="http://schemas.openxmlformats.org/officeDocument/2006/relationships/hyperlink" Target="https://www.jujens.eu/posts/2014/May/05/Communication-serie/" TargetMode="External"/><Relationship Id="rId96" Type="http://schemas.openxmlformats.org/officeDocument/2006/relationships/hyperlink" Target="https://www.jujens.eu/posts/2014/May/05/Communication-serie/" TargetMode="External"/><Relationship Id="rId111" Type="http://schemas.openxmlformats.org/officeDocument/2006/relationships/hyperlink" Target="https://www.jujens.eu/posts/2014/May/05/Communication-serie/" TargetMode="External"/><Relationship Id="rId132" Type="http://schemas.openxmlformats.org/officeDocument/2006/relationships/hyperlink" Target="https://cdn.sparkfun.com/datasheets/Dev/Arduino/Shields/max232.pdf" TargetMode="External"/><Relationship Id="rId140" Type="http://schemas.openxmlformats.org/officeDocument/2006/relationships/image" Target="media/image32.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skimon.fr/author/eskimon"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gif"/><Relationship Id="rId49" Type="http://schemas.openxmlformats.org/officeDocument/2006/relationships/image" Target="media/image24.jpeg"/><Relationship Id="rId57" Type="http://schemas.openxmlformats.org/officeDocument/2006/relationships/hyperlink" Target="https://www.jujens.eu/tag/python.html" TargetMode="External"/><Relationship Id="rId106" Type="http://schemas.openxmlformats.org/officeDocument/2006/relationships/hyperlink" Target="https://www.jujens.eu/posts/2014/May/05/Communication-serie/" TargetMode="External"/><Relationship Id="rId114" Type="http://schemas.openxmlformats.org/officeDocument/2006/relationships/hyperlink" Target="https://www.jujens.eu/static/communication-serie/donnees.txt" TargetMode="External"/><Relationship Id="rId119" Type="http://schemas.openxmlformats.org/officeDocument/2006/relationships/hyperlink" Target="https://www.jujens.eu/posts/2014/May/05/Communication-serie/" TargetMode="External"/><Relationship Id="rId127" Type="http://schemas.openxmlformats.org/officeDocument/2006/relationships/hyperlink" Target="https://www.jujens.eu/static/communication-serie/baud/baud.ino" TargetMode="External"/><Relationship Id="rId10" Type="http://schemas.openxmlformats.org/officeDocument/2006/relationships/hyperlink" Target="https://www.arduino.cc/en/Tutorial/ArduinoSoftwareRS232" TargetMode="Externa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hyperlink" Target="http://www.apache.org/licenses/LICENSE-2.0.html" TargetMode="External"/><Relationship Id="rId65" Type="http://schemas.openxmlformats.org/officeDocument/2006/relationships/hyperlink" Target="https://www.jujens.eu/posts/2014/May/05/Communication-serie/" TargetMode="External"/><Relationship Id="rId73" Type="http://schemas.openxmlformats.org/officeDocument/2006/relationships/hyperlink" Target="https://www.jujens.eu/posts/2014/May/05/Communication-serie/" TargetMode="External"/><Relationship Id="rId78" Type="http://schemas.openxmlformats.org/officeDocument/2006/relationships/hyperlink" Target="https://www.jujens.eu/posts/2014/May/05/Communication-serie/" TargetMode="External"/><Relationship Id="rId81" Type="http://schemas.openxmlformats.org/officeDocument/2006/relationships/hyperlink" Target="https://www.jujens.eu/posts/2014/May/05/Communication-serie/" TargetMode="External"/><Relationship Id="rId86" Type="http://schemas.openxmlformats.org/officeDocument/2006/relationships/hyperlink" Target="https://www.jujens.eu/posts/2014/May/05/Communication-serie/" TargetMode="External"/><Relationship Id="rId94" Type="http://schemas.openxmlformats.org/officeDocument/2006/relationships/hyperlink" Target="https://www.jujens.eu/posts/2014/May/05/Communication-serie/" TargetMode="External"/><Relationship Id="rId99" Type="http://schemas.openxmlformats.org/officeDocument/2006/relationships/hyperlink" Target="https://www.jujens.eu/posts/2014/May/05/Communication-serie/" TargetMode="External"/><Relationship Id="rId101" Type="http://schemas.openxmlformats.org/officeDocument/2006/relationships/image" Target="media/image29.png"/><Relationship Id="rId122" Type="http://schemas.openxmlformats.org/officeDocument/2006/relationships/hyperlink" Target="http://www.apache.org/licenses/LICENSE-2.0.html" TargetMode="External"/><Relationship Id="rId130" Type="http://schemas.openxmlformats.org/officeDocument/2006/relationships/image" Target="media/image30.jpeg"/><Relationship Id="rId135" Type="http://schemas.openxmlformats.org/officeDocument/2006/relationships/hyperlink" Target="http://www.arduino.cc/en/Tutorial/SoftwareSerial"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skimon.fr/102-arduino-301-generalites-voie-serie" TargetMode="External"/><Relationship Id="rId13" Type="http://schemas.openxmlformats.org/officeDocument/2006/relationships/hyperlink" Target="https://www.arduino.cc/en/Tutorial/ArduinoSoftwareRS232" TargetMode="External"/><Relationship Id="rId18" Type="http://schemas.openxmlformats.org/officeDocument/2006/relationships/hyperlink" Target="http://eskimon.fr/102-arduino-301-generalites-voie-serie" TargetMode="External"/><Relationship Id="rId39" Type="http://schemas.openxmlformats.org/officeDocument/2006/relationships/hyperlink" Target="https://www.arduino.cc/en/Tutorial/ArduinoSoftwareRS232" TargetMode="External"/><Relationship Id="rId109" Type="http://schemas.openxmlformats.org/officeDocument/2006/relationships/hyperlink" Target="https://www.jujens.eu/posts/2014/Jan/11/communication-serie-facile-python/" TargetMode="External"/><Relationship Id="rId34" Type="http://schemas.openxmlformats.org/officeDocument/2006/relationships/image" Target="media/image12.jpeg"/><Relationship Id="rId50" Type="http://schemas.openxmlformats.org/officeDocument/2006/relationships/hyperlink" Target="https://www.arduino.cc/en/Tutorial/ArduinoSoftwareRS232?action=sourceblock&amp;num=1" TargetMode="External"/><Relationship Id="rId55" Type="http://schemas.openxmlformats.org/officeDocument/2006/relationships/hyperlink" Target="https://www.jujens.eu/tag/communication-serie.html" TargetMode="External"/><Relationship Id="rId76" Type="http://schemas.openxmlformats.org/officeDocument/2006/relationships/hyperlink" Target="https://www.jujens.eu/posts/2014/May/05/Communication-serie/" TargetMode="External"/><Relationship Id="rId97" Type="http://schemas.openxmlformats.org/officeDocument/2006/relationships/hyperlink" Target="https://www.jujens.eu/posts/2014/May/05/Communication-serie/" TargetMode="External"/><Relationship Id="rId104" Type="http://schemas.openxmlformats.org/officeDocument/2006/relationships/hyperlink" Target="https://www.jujens.eu/posts/2014/May/05/Communication-serie/" TargetMode="External"/><Relationship Id="rId120" Type="http://schemas.openxmlformats.org/officeDocument/2006/relationships/hyperlink" Target="https://www.jujens.eu/posts/2014/May/05/Communication-serie/" TargetMode="External"/><Relationship Id="rId125" Type="http://schemas.openxmlformats.org/officeDocument/2006/relationships/hyperlink" Target="https://www.jujens.eu/static/communication-serie/echo/echo.ino" TargetMode="External"/><Relationship Id="rId141" Type="http://schemas.openxmlformats.org/officeDocument/2006/relationships/image" Target="media/image33.jpe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jujens.eu/posts/2014/May/05/Communication-serie/" TargetMode="External"/><Relationship Id="rId92" Type="http://schemas.openxmlformats.org/officeDocument/2006/relationships/hyperlink" Target="http://fr.wikipedia.org/wiki/American_Standard_Code_for_Information_Interchange"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fr.wikipedia.org/wiki/American_Standard_Code_for_Information_Interchange" TargetMode="External"/><Relationship Id="rId40" Type="http://schemas.openxmlformats.org/officeDocument/2006/relationships/hyperlink" Target="http://www.arduino.cc/en/Tutorial/SoftwareSerial" TargetMode="External"/><Relationship Id="rId45" Type="http://schemas.openxmlformats.org/officeDocument/2006/relationships/image" Target="media/image20.gif"/><Relationship Id="rId66" Type="http://schemas.openxmlformats.org/officeDocument/2006/relationships/hyperlink" Target="https://www.jujens.eu/posts/2014/May/05/Communication-serie/" TargetMode="External"/><Relationship Id="rId87" Type="http://schemas.openxmlformats.org/officeDocument/2006/relationships/hyperlink" Target="http://arduino.cc/en/Main/Software" TargetMode="External"/><Relationship Id="rId110" Type="http://schemas.openxmlformats.org/officeDocument/2006/relationships/hyperlink" Target="https://www.jujens.eu/posts/2014/May/05/Communication-serie/" TargetMode="External"/><Relationship Id="rId115" Type="http://schemas.openxmlformats.org/officeDocument/2006/relationships/hyperlink" Target="https://www.jujens.eu/posts/2014/May/05/Communication-serie/" TargetMode="External"/><Relationship Id="rId131" Type="http://schemas.openxmlformats.org/officeDocument/2006/relationships/hyperlink" Target="https://cdn.sparkfun.com/datasheets/Dev/Arduino/Shields/SHD_RS232_V2_AA_SCH.pdf" TargetMode="External"/><Relationship Id="rId136" Type="http://schemas.openxmlformats.org/officeDocument/2006/relationships/hyperlink" Target="https://www.arduino.cc/en/Tutorial/ArduinoSoftwareRS232?action=sourceblock&amp;num=1" TargetMode="External"/><Relationship Id="rId61" Type="http://schemas.openxmlformats.org/officeDocument/2006/relationships/hyperlink" Target="https://www.jujens.eu/posts/2014/May/05/Communication-serie/" TargetMode="External"/><Relationship Id="rId82" Type="http://schemas.openxmlformats.org/officeDocument/2006/relationships/hyperlink" Target="http://fr.wikipedia.org/wiki/Universal_Serial_Bus" TargetMode="External"/><Relationship Id="rId19" Type="http://schemas.openxmlformats.org/officeDocument/2006/relationships/hyperlink" Target="http://eskimon.fr/102-arduino-301-generalites-voie-serie" TargetMode="External"/><Relationship Id="rId14" Type="http://schemas.openxmlformats.org/officeDocument/2006/relationships/hyperlink" Target="https://www.aliexpress.com/store/1548016" TargetMode="External"/><Relationship Id="rId30" Type="http://schemas.openxmlformats.org/officeDocument/2006/relationships/image" Target="media/image8.png"/><Relationship Id="rId35" Type="http://schemas.openxmlformats.org/officeDocument/2006/relationships/hyperlink" Target="http://www.ti.com/lit/ds/symlink/max232.pdf" TargetMode="External"/><Relationship Id="rId56" Type="http://schemas.openxmlformats.org/officeDocument/2006/relationships/hyperlink" Target="https://www.jujens.eu/tag/arduino.html" TargetMode="External"/><Relationship Id="rId77" Type="http://schemas.openxmlformats.org/officeDocument/2006/relationships/hyperlink" Target="https://www.jujens.eu/posts/2014/May/05/Communication-serie/" TargetMode="External"/><Relationship Id="rId100" Type="http://schemas.openxmlformats.org/officeDocument/2006/relationships/hyperlink" Target="https://www.jujens.eu/posts/2014/May/05/Communication-serie/" TargetMode="External"/><Relationship Id="rId105" Type="http://schemas.openxmlformats.org/officeDocument/2006/relationships/hyperlink" Target="https://www.jujens.eu/posts/2014/May/05/Communication-serie/" TargetMode="External"/><Relationship Id="rId126" Type="http://schemas.openxmlformats.org/officeDocument/2006/relationships/hyperlink" Target="https://www.jujens.eu/static/communication-serie/maths/maths.ino" TargetMode="External"/><Relationship Id="rId8" Type="http://schemas.openxmlformats.org/officeDocument/2006/relationships/endnotes" Target="endnotes.xml"/><Relationship Id="rId51" Type="http://schemas.openxmlformats.org/officeDocument/2006/relationships/image" Target="media/image25.jpeg"/><Relationship Id="rId72" Type="http://schemas.openxmlformats.org/officeDocument/2006/relationships/hyperlink" Target="https://www.jujens.eu/posts/2014/May/05/Communication-serie/" TargetMode="External"/><Relationship Id="rId93" Type="http://schemas.openxmlformats.org/officeDocument/2006/relationships/hyperlink" Target="https://www.jujens.eu/posts/2014/May/05/Communication-serie/" TargetMode="External"/><Relationship Id="rId98" Type="http://schemas.openxmlformats.org/officeDocument/2006/relationships/image" Target="media/image28.png"/><Relationship Id="rId121" Type="http://schemas.openxmlformats.org/officeDocument/2006/relationships/hyperlink" Target="https://www.jujens.eu/posts/2014/May/05/Communication-serie/" TargetMode="External"/><Relationship Id="rId142"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1E4C7-9D43-409E-AF5B-171824F0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11160</Words>
  <Characters>61381</Characters>
  <Application>Microsoft Office Word</Application>
  <DocSecurity>0</DocSecurity>
  <Lines>511</Lines>
  <Paragraphs>144</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72397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22</cp:revision>
  <cp:lastPrinted>2017-02-03T09:15:00Z</cp:lastPrinted>
  <dcterms:created xsi:type="dcterms:W3CDTF">2017-02-02T08:00:00Z</dcterms:created>
  <dcterms:modified xsi:type="dcterms:W3CDTF">2017-02-03T09:15:00Z</dcterms:modified>
</cp:coreProperties>
</file>